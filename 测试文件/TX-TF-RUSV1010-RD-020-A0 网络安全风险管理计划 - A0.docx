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570A7" w14:textId="55F9EA6D" w:rsidR="00E41F87" w:rsidRPr="00EC10A3" w:rsidRDefault="00FF1A9E" w:rsidP="00E00AD3">
      <w:pPr>
        <w:spacing w:beforeLines="800" w:before="2496" w:line="360" w:lineRule="auto"/>
        <w:jc w:val="left"/>
        <w:rPr>
          <w:rFonts w:ascii="Times New Roman" w:eastAsia="宋体" w:hAnsi="Times New Roman" w:cs="Times New Roman"/>
          <w:b/>
          <w:bCs/>
          <w:sz w:val="44"/>
          <w:szCs w:val="44"/>
        </w:rPr>
      </w:pPr>
      <w:r w:rsidRPr="00EC10A3">
        <w:rPr>
          <w:rFonts w:ascii="Times New Roman" w:eastAsia="宋体" w:hAnsi="Times New Roman" w:cs="Times New Roman"/>
          <w:b/>
          <w:bCs/>
          <w:sz w:val="44"/>
          <w:szCs w:val="44"/>
        </w:rPr>
        <w:t xml:space="preserve"> </w:t>
      </w:r>
    </w:p>
    <w:p w14:paraId="40F11AD7" w14:textId="102A4865" w:rsidR="00282639" w:rsidRPr="00EC10A3" w:rsidRDefault="00282639" w:rsidP="00172457">
      <w:pPr>
        <w:spacing w:beforeLines="800" w:before="2496" w:line="360" w:lineRule="auto"/>
        <w:jc w:val="center"/>
        <w:rPr>
          <w:rFonts w:ascii="Times New Roman" w:eastAsia="宋体" w:hAnsi="Times New Roman" w:cs="Times New Roman"/>
          <w:b/>
          <w:bCs/>
          <w:sz w:val="44"/>
          <w:szCs w:val="44"/>
        </w:rPr>
      </w:pPr>
      <w:r w:rsidRPr="00EC10A3">
        <w:rPr>
          <w:rFonts w:ascii="Times New Roman" w:eastAsia="宋体" w:hAnsi="Times New Roman" w:cs="Times New Roman"/>
          <w:b/>
          <w:bCs/>
          <w:sz w:val="44"/>
          <w:szCs w:val="44"/>
        </w:rPr>
        <w:t>网络安全</w:t>
      </w:r>
      <w:r w:rsidR="001D285D" w:rsidRPr="00EC10A3">
        <w:rPr>
          <w:rFonts w:ascii="Times New Roman" w:eastAsia="宋体" w:hAnsi="Times New Roman" w:cs="Times New Roman"/>
          <w:b/>
          <w:bCs/>
          <w:sz w:val="44"/>
          <w:szCs w:val="44"/>
        </w:rPr>
        <w:t>风险管理</w:t>
      </w:r>
      <w:r w:rsidRPr="00EC10A3">
        <w:rPr>
          <w:rFonts w:ascii="Times New Roman" w:eastAsia="宋体" w:hAnsi="Times New Roman" w:cs="Times New Roman"/>
          <w:b/>
          <w:bCs/>
          <w:sz w:val="44"/>
          <w:szCs w:val="44"/>
        </w:rPr>
        <w:t>计划</w:t>
      </w:r>
    </w:p>
    <w:p w14:paraId="7C9F7448" w14:textId="77777777" w:rsidR="00282639" w:rsidRPr="00EC10A3" w:rsidRDefault="00282639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14:paraId="0C3CE79E" w14:textId="77777777" w:rsidR="00282639" w:rsidRPr="00EC10A3" w:rsidRDefault="00282639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14:paraId="178E5CD0" w14:textId="77777777" w:rsidR="00282639" w:rsidRPr="00EC10A3" w:rsidRDefault="00282639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14:paraId="4B8B44D2" w14:textId="77777777" w:rsidR="00282639" w:rsidRPr="00EC10A3" w:rsidRDefault="00282639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14:paraId="38DBFB0A" w14:textId="77777777" w:rsidR="00282639" w:rsidRPr="00EC10A3" w:rsidRDefault="00282639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14:paraId="6A3A84CC" w14:textId="77777777" w:rsidR="00282639" w:rsidRPr="00EC10A3" w:rsidRDefault="00282639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14:paraId="620581F7" w14:textId="77777777" w:rsidR="00282639" w:rsidRPr="00EC10A3" w:rsidRDefault="00282639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14:paraId="0857C43D" w14:textId="77777777" w:rsidR="00282639" w:rsidRPr="00EC10A3" w:rsidRDefault="00282639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tbl>
      <w:tblPr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9"/>
        <w:gridCol w:w="2454"/>
        <w:gridCol w:w="1634"/>
        <w:gridCol w:w="2456"/>
      </w:tblGrid>
      <w:tr w:rsidR="00222141" w:rsidRPr="00EC10A3" w14:paraId="1A236ADE" w14:textId="77777777" w:rsidTr="00172457">
        <w:trPr>
          <w:trHeight w:hRule="exact" w:val="680"/>
        </w:trPr>
        <w:tc>
          <w:tcPr>
            <w:tcW w:w="1795" w:type="dxa"/>
            <w:tcBorders>
              <w:bottom w:val="single" w:sz="4" w:space="0" w:color="auto"/>
            </w:tcBorders>
            <w:vAlign w:val="center"/>
          </w:tcPr>
          <w:p w14:paraId="50CD768D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编制部门</w:t>
            </w:r>
          </w:p>
        </w:tc>
        <w:tc>
          <w:tcPr>
            <w:tcW w:w="2521" w:type="dxa"/>
            <w:tcBorders>
              <w:bottom w:val="single" w:sz="4" w:space="0" w:color="auto"/>
            </w:tcBorders>
            <w:vAlign w:val="center"/>
          </w:tcPr>
          <w:p w14:paraId="7549D3F7" w14:textId="77777777" w:rsidR="00222141" w:rsidRPr="00EC10A3" w:rsidRDefault="00222141" w:rsidP="004A0D4F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研发部</w:t>
            </w:r>
          </w:p>
        </w:tc>
        <w:tc>
          <w:tcPr>
            <w:tcW w:w="985" w:type="pct"/>
            <w:tcBorders>
              <w:bottom w:val="single" w:sz="4" w:space="0" w:color="auto"/>
            </w:tcBorders>
            <w:vAlign w:val="center"/>
          </w:tcPr>
          <w:p w14:paraId="2C559548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文件版本</w:t>
            </w:r>
          </w:p>
        </w:tc>
        <w:tc>
          <w:tcPr>
            <w:tcW w:w="1480" w:type="pct"/>
            <w:tcBorders>
              <w:bottom w:val="single" w:sz="4" w:space="0" w:color="auto"/>
            </w:tcBorders>
            <w:vAlign w:val="center"/>
          </w:tcPr>
          <w:p w14:paraId="6A4CAA05" w14:textId="7153F568" w:rsidR="00222141" w:rsidRPr="00EC10A3" w:rsidRDefault="00DD3BEB" w:rsidP="004A0D4F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A</w:t>
            </w:r>
            <w:r w:rsidR="000701C1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0</w:t>
            </w:r>
          </w:p>
        </w:tc>
      </w:tr>
      <w:tr w:rsidR="00222141" w:rsidRPr="00EC10A3" w14:paraId="64AE3D8B" w14:textId="77777777" w:rsidTr="00172457">
        <w:trPr>
          <w:trHeight w:hRule="exact" w:val="680"/>
        </w:trPr>
        <w:tc>
          <w:tcPr>
            <w:tcW w:w="1054" w:type="pct"/>
            <w:tcBorders>
              <w:bottom w:val="single" w:sz="4" w:space="0" w:color="auto"/>
            </w:tcBorders>
            <w:vAlign w:val="center"/>
          </w:tcPr>
          <w:p w14:paraId="5BC79373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编制人</w:t>
            </w:r>
          </w:p>
        </w:tc>
        <w:tc>
          <w:tcPr>
            <w:tcW w:w="1479" w:type="pct"/>
            <w:tcBorders>
              <w:bottom w:val="single" w:sz="4" w:space="0" w:color="auto"/>
            </w:tcBorders>
            <w:vAlign w:val="center"/>
          </w:tcPr>
          <w:p w14:paraId="12708396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985" w:type="pct"/>
            <w:tcBorders>
              <w:bottom w:val="single" w:sz="4" w:space="0" w:color="auto"/>
            </w:tcBorders>
            <w:vAlign w:val="center"/>
          </w:tcPr>
          <w:p w14:paraId="0174DF0C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日</w:t>
            </w:r>
            <w:r w:rsidRPr="00EC10A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 xml:space="preserve">    </w:t>
            </w:r>
            <w:r w:rsidRPr="00EC10A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期</w:t>
            </w:r>
          </w:p>
        </w:tc>
        <w:tc>
          <w:tcPr>
            <w:tcW w:w="1480" w:type="pct"/>
            <w:tcBorders>
              <w:bottom w:val="single" w:sz="4" w:space="0" w:color="auto"/>
            </w:tcBorders>
            <w:vAlign w:val="center"/>
          </w:tcPr>
          <w:p w14:paraId="7B9D82C2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</w:tr>
      <w:tr w:rsidR="00222141" w:rsidRPr="00EC10A3" w14:paraId="41FE552F" w14:textId="77777777" w:rsidTr="00172457">
        <w:trPr>
          <w:trHeight w:hRule="exact" w:val="680"/>
        </w:trPr>
        <w:tc>
          <w:tcPr>
            <w:tcW w:w="105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7BE6A0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审核人</w:t>
            </w:r>
          </w:p>
        </w:tc>
        <w:tc>
          <w:tcPr>
            <w:tcW w:w="147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4B3588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9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517F17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日</w:t>
            </w:r>
            <w:r w:rsidRPr="00EC10A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 xml:space="preserve">    </w:t>
            </w:r>
            <w:r w:rsidRPr="00EC10A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期</w:t>
            </w:r>
          </w:p>
        </w:tc>
        <w:tc>
          <w:tcPr>
            <w:tcW w:w="148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8589A4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</w:tr>
      <w:tr w:rsidR="00222141" w:rsidRPr="00EC10A3" w14:paraId="526B5205" w14:textId="77777777" w:rsidTr="00172457">
        <w:trPr>
          <w:trHeight w:hRule="exact" w:val="680"/>
        </w:trPr>
        <w:tc>
          <w:tcPr>
            <w:tcW w:w="105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16C89C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批准人</w:t>
            </w:r>
          </w:p>
        </w:tc>
        <w:tc>
          <w:tcPr>
            <w:tcW w:w="147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1AEF06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98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5097AA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日</w:t>
            </w:r>
            <w:r w:rsidRPr="00EC10A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 xml:space="preserve">    </w:t>
            </w:r>
            <w:r w:rsidRPr="00EC10A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期</w:t>
            </w:r>
          </w:p>
        </w:tc>
        <w:tc>
          <w:tcPr>
            <w:tcW w:w="148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D73078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</w:tr>
      <w:tr w:rsidR="00222141" w:rsidRPr="00EC10A3" w14:paraId="5915F0E8" w14:textId="77777777" w:rsidTr="00172457">
        <w:trPr>
          <w:trHeight w:hRule="exact" w:val="680"/>
        </w:trPr>
        <w:tc>
          <w:tcPr>
            <w:tcW w:w="105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66F44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生效日期</w:t>
            </w:r>
          </w:p>
        </w:tc>
        <w:tc>
          <w:tcPr>
            <w:tcW w:w="3945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5781A9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</w:tr>
    </w:tbl>
    <w:p w14:paraId="39C7DD2E" w14:textId="77777777" w:rsidR="00222141" w:rsidRPr="00EC10A3" w:rsidRDefault="00222141" w:rsidP="00E00AD3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color w:val="000000" w:themeColor="text1"/>
          <w:sz w:val="32"/>
          <w:szCs w:val="32"/>
        </w:rPr>
      </w:pPr>
      <w:r w:rsidRPr="00EC10A3">
        <w:rPr>
          <w:rFonts w:ascii="Times New Roman" w:eastAsia="宋体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437D12F0" w14:textId="77777777" w:rsidR="00222141" w:rsidRPr="00EC10A3" w:rsidRDefault="00222141" w:rsidP="00172457">
      <w:pPr>
        <w:snapToGrid w:val="0"/>
        <w:spacing w:line="360" w:lineRule="auto"/>
        <w:jc w:val="center"/>
        <w:rPr>
          <w:rFonts w:ascii="Times New Roman" w:eastAsia="宋体" w:hAnsi="Times New Roman" w:cs="Times New Roman"/>
          <w:b/>
          <w:bCs/>
          <w:color w:val="000000" w:themeColor="text1"/>
          <w:sz w:val="32"/>
          <w:szCs w:val="32"/>
        </w:rPr>
      </w:pPr>
      <w:r w:rsidRPr="00EC10A3">
        <w:rPr>
          <w:rFonts w:ascii="Times New Roman" w:eastAsia="宋体" w:hAnsi="Times New Roman" w:cs="Times New Roman"/>
          <w:b/>
          <w:bCs/>
          <w:color w:val="000000" w:themeColor="text1"/>
          <w:sz w:val="32"/>
          <w:szCs w:val="32"/>
        </w:rPr>
        <w:lastRenderedPageBreak/>
        <w:t>文件修订记录</w:t>
      </w:r>
    </w:p>
    <w:tbl>
      <w:tblPr>
        <w:tblW w:w="49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8"/>
        <w:gridCol w:w="1113"/>
        <w:gridCol w:w="3266"/>
        <w:gridCol w:w="1222"/>
        <w:gridCol w:w="1334"/>
      </w:tblGrid>
      <w:tr w:rsidR="00222141" w:rsidRPr="00EC10A3" w14:paraId="35BE6C7E" w14:textId="77777777" w:rsidTr="00172457">
        <w:trPr>
          <w:trHeight w:hRule="exact" w:val="680"/>
          <w:jc w:val="center"/>
        </w:trPr>
        <w:tc>
          <w:tcPr>
            <w:tcW w:w="818" w:type="pct"/>
            <w:tcBorders>
              <w:bottom w:val="single" w:sz="4" w:space="0" w:color="auto"/>
            </w:tcBorders>
            <w:vAlign w:val="center"/>
          </w:tcPr>
          <w:p w14:paraId="304C6A3D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修改日期</w:t>
            </w:r>
          </w:p>
        </w:tc>
        <w:tc>
          <w:tcPr>
            <w:tcW w:w="671" w:type="pct"/>
            <w:tcBorders>
              <w:bottom w:val="single" w:sz="4" w:space="0" w:color="auto"/>
            </w:tcBorders>
            <w:vAlign w:val="center"/>
          </w:tcPr>
          <w:p w14:paraId="7E9472F5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版本号</w:t>
            </w:r>
          </w:p>
        </w:tc>
        <w:tc>
          <w:tcPr>
            <w:tcW w:w="1968" w:type="pct"/>
            <w:tcBorders>
              <w:bottom w:val="single" w:sz="4" w:space="0" w:color="auto"/>
            </w:tcBorders>
            <w:vAlign w:val="center"/>
          </w:tcPr>
          <w:p w14:paraId="200B282D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修订说明</w:t>
            </w:r>
          </w:p>
        </w:tc>
        <w:tc>
          <w:tcPr>
            <w:tcW w:w="737" w:type="pct"/>
            <w:tcBorders>
              <w:bottom w:val="single" w:sz="4" w:space="0" w:color="auto"/>
            </w:tcBorders>
            <w:vAlign w:val="center"/>
          </w:tcPr>
          <w:p w14:paraId="671113E5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修订人</w:t>
            </w:r>
          </w:p>
        </w:tc>
        <w:tc>
          <w:tcPr>
            <w:tcW w:w="804" w:type="pct"/>
            <w:tcBorders>
              <w:bottom w:val="single" w:sz="4" w:space="0" w:color="auto"/>
            </w:tcBorders>
            <w:vAlign w:val="center"/>
          </w:tcPr>
          <w:p w14:paraId="15353852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批准人</w:t>
            </w:r>
          </w:p>
        </w:tc>
      </w:tr>
      <w:tr w:rsidR="00222141" w:rsidRPr="00EC10A3" w14:paraId="18254BC5" w14:textId="77777777" w:rsidTr="00172457">
        <w:trPr>
          <w:trHeight w:hRule="exact" w:val="680"/>
          <w:jc w:val="center"/>
        </w:trPr>
        <w:tc>
          <w:tcPr>
            <w:tcW w:w="818" w:type="pct"/>
            <w:tcBorders>
              <w:bottom w:val="single" w:sz="4" w:space="0" w:color="auto"/>
            </w:tcBorders>
            <w:vAlign w:val="center"/>
          </w:tcPr>
          <w:p w14:paraId="6554FB48" w14:textId="1B9872F0" w:rsidR="00222141" w:rsidRPr="00EC10A3" w:rsidRDefault="003B72BD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202</w:t>
            </w:r>
            <w:r w:rsidR="00056A06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6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.0</w:t>
            </w:r>
            <w:r w:rsidR="00056A06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.</w:t>
            </w:r>
            <w:r w:rsidR="00056A06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05</w:t>
            </w:r>
          </w:p>
        </w:tc>
        <w:tc>
          <w:tcPr>
            <w:tcW w:w="671" w:type="pct"/>
            <w:tcBorders>
              <w:bottom w:val="single" w:sz="4" w:space="0" w:color="auto"/>
            </w:tcBorders>
            <w:vAlign w:val="center"/>
          </w:tcPr>
          <w:p w14:paraId="0838ED60" w14:textId="7D040CCD" w:rsidR="00222141" w:rsidRPr="00EC10A3" w:rsidRDefault="00DD3BEB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A</w:t>
            </w:r>
            <w:r w:rsidR="00056A06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0</w:t>
            </w:r>
          </w:p>
        </w:tc>
        <w:tc>
          <w:tcPr>
            <w:tcW w:w="1968" w:type="pct"/>
            <w:tcBorders>
              <w:bottom w:val="single" w:sz="4" w:space="0" w:color="auto"/>
            </w:tcBorders>
            <w:vAlign w:val="center"/>
          </w:tcPr>
          <w:p w14:paraId="0AF724CA" w14:textId="11B59A47" w:rsidR="00222141" w:rsidRPr="00EC10A3" w:rsidRDefault="00056A06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首次</w:t>
            </w:r>
            <w:r w:rsidR="00222141" w:rsidRPr="00EC10A3">
              <w:rPr>
                <w:rFonts w:ascii="Times New Roman" w:eastAsia="宋体" w:hAnsi="Times New Roman" w:cs="Times New Roman"/>
                <w:color w:val="000000"/>
                <w:szCs w:val="21"/>
              </w:rPr>
              <w:t>版本</w:t>
            </w:r>
          </w:p>
        </w:tc>
        <w:tc>
          <w:tcPr>
            <w:tcW w:w="737" w:type="pct"/>
            <w:tcBorders>
              <w:bottom w:val="single" w:sz="4" w:space="0" w:color="auto"/>
            </w:tcBorders>
            <w:vAlign w:val="center"/>
          </w:tcPr>
          <w:p w14:paraId="464B139A" w14:textId="1A405114" w:rsidR="00222141" w:rsidRPr="00EC10A3" w:rsidRDefault="00A57F5B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李佳励</w:t>
            </w:r>
          </w:p>
        </w:tc>
        <w:tc>
          <w:tcPr>
            <w:tcW w:w="804" w:type="pct"/>
            <w:tcBorders>
              <w:bottom w:val="single" w:sz="4" w:space="0" w:color="auto"/>
            </w:tcBorders>
            <w:vAlign w:val="center"/>
          </w:tcPr>
          <w:p w14:paraId="493BD9F4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沈宏</w:t>
            </w:r>
          </w:p>
        </w:tc>
      </w:tr>
      <w:tr w:rsidR="00222141" w:rsidRPr="00EC10A3" w14:paraId="233C4497" w14:textId="77777777" w:rsidTr="00172457">
        <w:trPr>
          <w:trHeight w:hRule="exact" w:val="680"/>
          <w:jc w:val="center"/>
        </w:trPr>
        <w:tc>
          <w:tcPr>
            <w:tcW w:w="818" w:type="pct"/>
            <w:tcBorders>
              <w:bottom w:val="single" w:sz="4" w:space="0" w:color="auto"/>
            </w:tcBorders>
            <w:vAlign w:val="center"/>
          </w:tcPr>
          <w:p w14:paraId="69D88E25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671" w:type="pct"/>
            <w:tcBorders>
              <w:bottom w:val="single" w:sz="4" w:space="0" w:color="auto"/>
            </w:tcBorders>
            <w:vAlign w:val="center"/>
          </w:tcPr>
          <w:p w14:paraId="33D20985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968" w:type="pct"/>
            <w:tcBorders>
              <w:bottom w:val="single" w:sz="4" w:space="0" w:color="auto"/>
            </w:tcBorders>
            <w:vAlign w:val="center"/>
          </w:tcPr>
          <w:p w14:paraId="1BC3F242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737" w:type="pct"/>
            <w:tcBorders>
              <w:bottom w:val="single" w:sz="4" w:space="0" w:color="auto"/>
            </w:tcBorders>
            <w:vAlign w:val="center"/>
          </w:tcPr>
          <w:p w14:paraId="473197A2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804" w:type="pct"/>
            <w:tcBorders>
              <w:bottom w:val="single" w:sz="4" w:space="0" w:color="auto"/>
            </w:tcBorders>
            <w:vAlign w:val="center"/>
          </w:tcPr>
          <w:p w14:paraId="5492EA88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</w:tr>
      <w:tr w:rsidR="00222141" w:rsidRPr="00EC10A3" w14:paraId="3224C289" w14:textId="77777777" w:rsidTr="00172457">
        <w:trPr>
          <w:trHeight w:hRule="exact" w:val="680"/>
          <w:jc w:val="center"/>
        </w:trPr>
        <w:tc>
          <w:tcPr>
            <w:tcW w:w="818" w:type="pct"/>
            <w:vAlign w:val="center"/>
          </w:tcPr>
          <w:p w14:paraId="5A201EE2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671" w:type="pct"/>
            <w:vAlign w:val="center"/>
          </w:tcPr>
          <w:p w14:paraId="1D4DAFA0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968" w:type="pct"/>
            <w:vAlign w:val="center"/>
          </w:tcPr>
          <w:p w14:paraId="485759B4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737" w:type="pct"/>
            <w:vAlign w:val="center"/>
          </w:tcPr>
          <w:p w14:paraId="5A191A4B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804" w:type="pct"/>
            <w:vAlign w:val="center"/>
          </w:tcPr>
          <w:p w14:paraId="1012892A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</w:tr>
      <w:tr w:rsidR="00222141" w:rsidRPr="00EC10A3" w14:paraId="3FD5C301" w14:textId="77777777" w:rsidTr="00172457">
        <w:trPr>
          <w:trHeight w:hRule="exact" w:val="680"/>
          <w:jc w:val="center"/>
        </w:trPr>
        <w:tc>
          <w:tcPr>
            <w:tcW w:w="818" w:type="pct"/>
            <w:vAlign w:val="center"/>
          </w:tcPr>
          <w:p w14:paraId="4747D70A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671" w:type="pct"/>
            <w:vAlign w:val="center"/>
          </w:tcPr>
          <w:p w14:paraId="2A11693C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968" w:type="pct"/>
            <w:vAlign w:val="center"/>
          </w:tcPr>
          <w:p w14:paraId="78FEEB06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737" w:type="pct"/>
            <w:vAlign w:val="center"/>
          </w:tcPr>
          <w:p w14:paraId="668B4947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804" w:type="pct"/>
            <w:vAlign w:val="center"/>
          </w:tcPr>
          <w:p w14:paraId="08870BA1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</w:tr>
      <w:tr w:rsidR="00222141" w:rsidRPr="00EC10A3" w14:paraId="55D2559F" w14:textId="77777777" w:rsidTr="00172457">
        <w:trPr>
          <w:trHeight w:val="735"/>
          <w:jc w:val="center"/>
        </w:trPr>
        <w:tc>
          <w:tcPr>
            <w:tcW w:w="818" w:type="pct"/>
            <w:tcBorders>
              <w:bottom w:val="single" w:sz="4" w:space="0" w:color="auto"/>
            </w:tcBorders>
            <w:vAlign w:val="center"/>
          </w:tcPr>
          <w:p w14:paraId="06A6DAF4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671" w:type="pct"/>
            <w:tcBorders>
              <w:bottom w:val="single" w:sz="4" w:space="0" w:color="auto"/>
            </w:tcBorders>
            <w:vAlign w:val="center"/>
          </w:tcPr>
          <w:p w14:paraId="4A2A7119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968" w:type="pct"/>
            <w:tcBorders>
              <w:bottom w:val="single" w:sz="4" w:space="0" w:color="auto"/>
            </w:tcBorders>
            <w:vAlign w:val="center"/>
          </w:tcPr>
          <w:p w14:paraId="7918A6D3" w14:textId="77777777" w:rsidR="00222141" w:rsidRPr="00EC10A3" w:rsidRDefault="00222141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  <w:p w14:paraId="41C4DE05" w14:textId="77777777" w:rsidR="00222141" w:rsidRPr="00EC10A3" w:rsidRDefault="00222141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737" w:type="pct"/>
            <w:tcBorders>
              <w:bottom w:val="single" w:sz="4" w:space="0" w:color="auto"/>
            </w:tcBorders>
            <w:vAlign w:val="center"/>
          </w:tcPr>
          <w:p w14:paraId="388638EA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804" w:type="pct"/>
            <w:tcBorders>
              <w:bottom w:val="single" w:sz="4" w:space="0" w:color="auto"/>
            </w:tcBorders>
            <w:vAlign w:val="center"/>
          </w:tcPr>
          <w:p w14:paraId="10422D58" w14:textId="77777777" w:rsidR="00222141" w:rsidRPr="00EC10A3" w:rsidRDefault="00222141" w:rsidP="00E00AD3">
            <w:pPr>
              <w:snapToGrid w:val="0"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</w:tr>
    </w:tbl>
    <w:p w14:paraId="2A101408" w14:textId="77777777" w:rsidR="00282639" w:rsidRPr="00EC10A3" w:rsidRDefault="00282639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14:paraId="45DD2F67" w14:textId="77777777" w:rsidR="00282639" w:rsidRPr="00EC10A3" w:rsidRDefault="00282639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14:paraId="51705A9C" w14:textId="77777777" w:rsidR="00282639" w:rsidRPr="00EC10A3" w:rsidRDefault="00282639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14:paraId="5E50E47E" w14:textId="77777777" w:rsidR="00282639" w:rsidRPr="00EC10A3" w:rsidRDefault="00282639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14:paraId="605A9D19" w14:textId="77777777" w:rsidR="00282639" w:rsidRPr="00EC10A3" w:rsidRDefault="00282639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14:paraId="0F49B46E" w14:textId="77777777" w:rsidR="00282639" w:rsidRPr="00EC10A3" w:rsidRDefault="00282639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14:paraId="199BAC77" w14:textId="77777777" w:rsidR="00282639" w:rsidRPr="00EC10A3" w:rsidRDefault="00282639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14:paraId="2E5A7CE2" w14:textId="77777777" w:rsidR="00142C44" w:rsidRPr="00EC10A3" w:rsidRDefault="00142C44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14:paraId="1EDF9DC3" w14:textId="77777777" w:rsidR="00142C44" w:rsidRPr="00EC10A3" w:rsidRDefault="00142C44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14:paraId="2CF05268" w14:textId="77777777" w:rsidR="00142C44" w:rsidRPr="00EC10A3" w:rsidRDefault="00142C44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14:paraId="0C61C626" w14:textId="77777777" w:rsidR="00142C44" w:rsidRPr="00EC10A3" w:rsidRDefault="00142C44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14:paraId="4F6BAF2C" w14:textId="77777777" w:rsidR="00142C44" w:rsidRPr="00EC10A3" w:rsidRDefault="00142C44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14:paraId="3ECDBAD4" w14:textId="77777777" w:rsidR="00142C44" w:rsidRPr="00EC10A3" w:rsidRDefault="00142C44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14:paraId="0FD8A871" w14:textId="77777777" w:rsidR="00142C44" w:rsidRPr="00EC10A3" w:rsidRDefault="00142C44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14:paraId="1B95A65E" w14:textId="77777777" w:rsidR="00142C44" w:rsidRPr="00EC10A3" w:rsidRDefault="00142C44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14:paraId="6E7AC77F" w14:textId="77777777" w:rsidR="00142C44" w:rsidRPr="00EC10A3" w:rsidRDefault="00142C44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14:paraId="133282DF" w14:textId="77777777" w:rsidR="00142C44" w:rsidRPr="00EC10A3" w:rsidRDefault="00142C44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14:paraId="316BDD40" w14:textId="77777777" w:rsidR="00142C44" w:rsidRPr="00EC10A3" w:rsidRDefault="00142C44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p w14:paraId="0434162B" w14:textId="77777777" w:rsidR="00282639" w:rsidRPr="00EC10A3" w:rsidRDefault="00282639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2"/>
          <w:lang w:val="zh-CN"/>
          <w14:ligatures w14:val="standardContextual"/>
        </w:rPr>
        <w:id w:val="1243689918"/>
        <w:docPartObj>
          <w:docPartGallery w:val="Table of Contents"/>
          <w:docPartUnique/>
        </w:docPartObj>
      </w:sdtPr>
      <w:sdtEndPr>
        <w:rPr>
          <w:b/>
          <w:bCs/>
          <w:szCs w:val="21"/>
        </w:rPr>
      </w:sdtEndPr>
      <w:sdtContent>
        <w:p w14:paraId="5A02684D" w14:textId="77777777" w:rsidR="00282639" w:rsidRPr="00EC10A3" w:rsidRDefault="00282639" w:rsidP="00C91483">
          <w:pPr>
            <w:pStyle w:val="TOC10"/>
            <w:spacing w:line="240" w:lineRule="auto"/>
            <w:jc w:val="center"/>
            <w:rPr>
              <w:rFonts w:ascii="Times New Roman" w:eastAsia="宋体" w:hAnsi="Times New Roman" w:cs="Times New Roman"/>
            </w:rPr>
          </w:pPr>
          <w:r w:rsidRPr="00EC10A3">
            <w:rPr>
              <w:rFonts w:ascii="Times New Roman" w:eastAsia="宋体" w:hAnsi="Times New Roman" w:cs="Times New Roman"/>
              <w:lang w:val="zh-CN"/>
            </w:rPr>
            <w:t>目录</w:t>
          </w:r>
        </w:p>
        <w:p w14:paraId="2491AF1E" w14:textId="1274186E" w:rsidR="00EC10A3" w:rsidRPr="00EC10A3" w:rsidRDefault="00282639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/>
              <w:noProof/>
              <w:kern w:val="2"/>
              <w:szCs w:val="24"/>
              <w14:ligatures w14:val="standardContextual"/>
            </w:rPr>
          </w:pPr>
          <w:r w:rsidRPr="00EC10A3">
            <w:rPr>
              <w:rFonts w:ascii="Times New Roman" w:eastAsia="宋体" w:hAnsi="Times New Roman"/>
            </w:rPr>
            <w:fldChar w:fldCharType="begin"/>
          </w:r>
          <w:r w:rsidRPr="00EC10A3">
            <w:rPr>
              <w:rFonts w:ascii="Times New Roman" w:eastAsia="宋体" w:hAnsi="Times New Roman"/>
            </w:rPr>
            <w:instrText xml:space="preserve"> TOC \o "1-3" \h \z \u </w:instrText>
          </w:r>
          <w:r w:rsidRPr="00EC10A3">
            <w:rPr>
              <w:rFonts w:ascii="Times New Roman" w:eastAsia="宋体" w:hAnsi="Times New Roman"/>
            </w:rPr>
            <w:fldChar w:fldCharType="separate"/>
          </w:r>
          <w:hyperlink w:anchor="_Toc203049177" w:history="1">
            <w:r w:rsidR="00EC10A3" w:rsidRPr="00EC10A3">
              <w:rPr>
                <w:rStyle w:val="af4"/>
                <w:rFonts w:ascii="Times New Roman" w:eastAsia="宋体" w:hAnsi="Times New Roman"/>
                <w:noProof/>
              </w:rPr>
              <w:t xml:space="preserve">1. </w:t>
            </w:r>
            <w:r w:rsidR="00EC10A3" w:rsidRPr="00EC10A3">
              <w:rPr>
                <w:rStyle w:val="af4"/>
                <w:rFonts w:ascii="Times New Roman" w:eastAsia="宋体" w:hAnsi="Times New Roman"/>
                <w:noProof/>
              </w:rPr>
              <w:t>概述</w:t>
            </w:r>
            <w:r w:rsidR="00EC10A3" w:rsidRPr="00EC10A3">
              <w:rPr>
                <w:rFonts w:ascii="Times New Roman" w:eastAsia="宋体" w:hAnsi="Times New Roman"/>
                <w:noProof/>
                <w:webHidden/>
              </w:rPr>
              <w:tab/>
            </w:r>
            <w:r w:rsidR="00EC10A3" w:rsidRPr="00EC10A3">
              <w:rPr>
                <w:rFonts w:ascii="Times New Roman" w:eastAsia="宋体" w:hAnsi="Times New Roman"/>
                <w:noProof/>
                <w:webHidden/>
              </w:rPr>
              <w:fldChar w:fldCharType="begin"/>
            </w:r>
            <w:r w:rsidR="00EC10A3" w:rsidRPr="00EC10A3">
              <w:rPr>
                <w:rFonts w:ascii="Times New Roman" w:eastAsia="宋体" w:hAnsi="Times New Roman"/>
                <w:noProof/>
                <w:webHidden/>
              </w:rPr>
              <w:instrText xml:space="preserve"> PAGEREF _Toc203049177 \h </w:instrText>
            </w:r>
            <w:r w:rsidR="00EC10A3" w:rsidRPr="00EC10A3">
              <w:rPr>
                <w:rFonts w:ascii="Times New Roman" w:eastAsia="宋体" w:hAnsi="Times New Roman"/>
                <w:noProof/>
                <w:webHidden/>
              </w:rPr>
            </w:r>
            <w:r w:rsidR="00EC10A3" w:rsidRPr="00EC10A3">
              <w:rPr>
                <w:rFonts w:ascii="Times New Roman" w:eastAsia="宋体" w:hAnsi="Times New Roman"/>
                <w:noProof/>
                <w:webHidden/>
              </w:rPr>
              <w:fldChar w:fldCharType="separate"/>
            </w:r>
            <w:r w:rsidR="00306917">
              <w:rPr>
                <w:rFonts w:ascii="Times New Roman" w:eastAsia="宋体" w:hAnsi="Times New Roman"/>
                <w:noProof/>
                <w:webHidden/>
              </w:rPr>
              <w:t>4</w:t>
            </w:r>
            <w:r w:rsidR="00EC10A3" w:rsidRPr="00EC10A3">
              <w:rPr>
                <w:rFonts w:ascii="Times New Roman" w:eastAsia="宋体" w:hAnsi="Times New Roman"/>
                <w:noProof/>
                <w:webHidden/>
              </w:rPr>
              <w:fldChar w:fldCharType="end"/>
            </w:r>
          </w:hyperlink>
        </w:p>
        <w:p w14:paraId="03F7C959" w14:textId="40091846" w:rsidR="00EC10A3" w:rsidRPr="00EC10A3" w:rsidRDefault="00EC10A3" w:rsidP="00B0395F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03049178" w:history="1">
            <w:r w:rsidRPr="00EC10A3">
              <w:rPr>
                <w:rStyle w:val="af4"/>
                <w:rFonts w:ascii="Times New Roman" w:eastAsia="宋体" w:hAnsi="Times New Roman"/>
                <w:noProof/>
              </w:rPr>
              <w:t>1.1.</w:t>
            </w:r>
            <w:r w:rsidRPr="00EC10A3"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EC10A3">
              <w:rPr>
                <w:rStyle w:val="af4"/>
                <w:rFonts w:ascii="Times New Roman" w:eastAsia="宋体" w:hAnsi="Times New Roman"/>
                <w:noProof/>
              </w:rPr>
              <w:t>目的</w:t>
            </w:r>
            <w:r w:rsidRPr="00EC10A3">
              <w:rPr>
                <w:noProof/>
                <w:webHidden/>
              </w:rPr>
              <w:tab/>
            </w:r>
            <w:r w:rsidRPr="00EC10A3">
              <w:rPr>
                <w:noProof/>
                <w:webHidden/>
              </w:rPr>
              <w:fldChar w:fldCharType="begin"/>
            </w:r>
            <w:r w:rsidRPr="00EC10A3">
              <w:rPr>
                <w:noProof/>
                <w:webHidden/>
              </w:rPr>
              <w:instrText xml:space="preserve"> PAGEREF _Toc203049178 \h </w:instrText>
            </w:r>
            <w:r w:rsidRPr="00EC10A3">
              <w:rPr>
                <w:noProof/>
                <w:webHidden/>
              </w:rPr>
            </w:r>
            <w:r w:rsidRPr="00EC10A3">
              <w:rPr>
                <w:noProof/>
                <w:webHidden/>
              </w:rPr>
              <w:fldChar w:fldCharType="separate"/>
            </w:r>
            <w:r w:rsidR="00306917">
              <w:rPr>
                <w:rFonts w:hint="eastAsia"/>
                <w:noProof/>
                <w:webHidden/>
              </w:rPr>
              <w:t>4</w:t>
            </w:r>
            <w:r w:rsidRPr="00EC10A3">
              <w:rPr>
                <w:noProof/>
                <w:webHidden/>
              </w:rPr>
              <w:fldChar w:fldCharType="end"/>
            </w:r>
          </w:hyperlink>
        </w:p>
        <w:p w14:paraId="53F41EB1" w14:textId="5A41FB3A" w:rsidR="00EC10A3" w:rsidRPr="00EC10A3" w:rsidRDefault="00EC10A3" w:rsidP="00B0395F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03049179" w:history="1">
            <w:r w:rsidRPr="00EC10A3">
              <w:rPr>
                <w:rStyle w:val="af4"/>
                <w:rFonts w:ascii="Times New Roman" w:eastAsia="宋体" w:hAnsi="Times New Roman"/>
                <w:noProof/>
              </w:rPr>
              <w:t>1.2.</w:t>
            </w:r>
            <w:r w:rsidRPr="00EC10A3"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EC10A3">
              <w:rPr>
                <w:rStyle w:val="af4"/>
                <w:rFonts w:ascii="Times New Roman" w:eastAsia="宋体" w:hAnsi="Times New Roman"/>
                <w:noProof/>
              </w:rPr>
              <w:t>产品定义</w:t>
            </w:r>
            <w:r w:rsidRPr="00EC10A3">
              <w:rPr>
                <w:noProof/>
                <w:webHidden/>
              </w:rPr>
              <w:tab/>
            </w:r>
            <w:r w:rsidRPr="00EC10A3">
              <w:rPr>
                <w:noProof/>
                <w:webHidden/>
              </w:rPr>
              <w:fldChar w:fldCharType="begin"/>
            </w:r>
            <w:r w:rsidRPr="00EC10A3">
              <w:rPr>
                <w:noProof/>
                <w:webHidden/>
              </w:rPr>
              <w:instrText xml:space="preserve"> PAGEREF _Toc203049179 \h </w:instrText>
            </w:r>
            <w:r w:rsidRPr="00EC10A3">
              <w:rPr>
                <w:noProof/>
                <w:webHidden/>
              </w:rPr>
            </w:r>
            <w:r w:rsidRPr="00EC10A3">
              <w:rPr>
                <w:noProof/>
                <w:webHidden/>
              </w:rPr>
              <w:fldChar w:fldCharType="separate"/>
            </w:r>
            <w:r w:rsidR="00306917">
              <w:rPr>
                <w:rFonts w:hint="eastAsia"/>
                <w:noProof/>
                <w:webHidden/>
              </w:rPr>
              <w:t>4</w:t>
            </w:r>
            <w:r w:rsidRPr="00EC10A3">
              <w:rPr>
                <w:noProof/>
                <w:webHidden/>
              </w:rPr>
              <w:fldChar w:fldCharType="end"/>
            </w:r>
          </w:hyperlink>
        </w:p>
        <w:p w14:paraId="574A5174" w14:textId="04551910" w:rsidR="00EC10A3" w:rsidRPr="00EC10A3" w:rsidRDefault="00EC10A3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/>
              <w:noProof/>
              <w:kern w:val="2"/>
              <w:szCs w:val="24"/>
              <w14:ligatures w14:val="standardContextual"/>
            </w:rPr>
          </w:pPr>
          <w:hyperlink w:anchor="_Toc203049180" w:history="1">
            <w:r w:rsidRPr="00EC10A3">
              <w:rPr>
                <w:rStyle w:val="af4"/>
                <w:rFonts w:ascii="Times New Roman" w:eastAsia="宋体" w:hAnsi="Times New Roman"/>
                <w:noProof/>
              </w:rPr>
              <w:t xml:space="preserve">2. </w:t>
            </w:r>
            <w:r w:rsidRPr="00EC10A3">
              <w:rPr>
                <w:rStyle w:val="af4"/>
                <w:rFonts w:ascii="Times New Roman" w:eastAsia="宋体" w:hAnsi="Times New Roman"/>
                <w:noProof/>
              </w:rPr>
              <w:t>系统概述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tab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begin"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instrText xml:space="preserve"> PAGEREF _Toc203049180 \h </w:instrText>
            </w:r>
            <w:r w:rsidRPr="00EC10A3">
              <w:rPr>
                <w:rFonts w:ascii="Times New Roman" w:eastAsia="宋体" w:hAnsi="Times New Roman"/>
                <w:noProof/>
                <w:webHidden/>
              </w:rPr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separate"/>
            </w:r>
            <w:r w:rsidR="00306917">
              <w:rPr>
                <w:rFonts w:ascii="Times New Roman" w:eastAsia="宋体" w:hAnsi="Times New Roman"/>
                <w:noProof/>
                <w:webHidden/>
              </w:rPr>
              <w:t>4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end"/>
            </w:r>
          </w:hyperlink>
        </w:p>
        <w:p w14:paraId="5923B138" w14:textId="7A46E805" w:rsidR="00EC10A3" w:rsidRPr="00EC10A3" w:rsidRDefault="00EC10A3" w:rsidP="00B0395F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03049181" w:history="1">
            <w:r w:rsidRPr="00EC10A3">
              <w:rPr>
                <w:rStyle w:val="af4"/>
                <w:rFonts w:ascii="Times New Roman" w:eastAsia="宋体" w:hAnsi="Times New Roman"/>
                <w:noProof/>
              </w:rPr>
              <w:t>2.1.</w:t>
            </w:r>
            <w:r w:rsidRPr="00EC10A3"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EC10A3">
              <w:rPr>
                <w:rStyle w:val="af4"/>
                <w:rFonts w:ascii="Times New Roman" w:eastAsia="宋体" w:hAnsi="Times New Roman"/>
                <w:noProof/>
              </w:rPr>
              <w:t>物理拓扑图</w:t>
            </w:r>
            <w:r w:rsidRPr="00EC10A3">
              <w:rPr>
                <w:noProof/>
                <w:webHidden/>
              </w:rPr>
              <w:tab/>
            </w:r>
            <w:r w:rsidRPr="00EC10A3">
              <w:rPr>
                <w:noProof/>
                <w:webHidden/>
              </w:rPr>
              <w:fldChar w:fldCharType="begin"/>
            </w:r>
            <w:r w:rsidRPr="00EC10A3">
              <w:rPr>
                <w:noProof/>
                <w:webHidden/>
              </w:rPr>
              <w:instrText xml:space="preserve"> PAGEREF _Toc203049181 \h </w:instrText>
            </w:r>
            <w:r w:rsidRPr="00EC10A3">
              <w:rPr>
                <w:noProof/>
                <w:webHidden/>
              </w:rPr>
            </w:r>
            <w:r w:rsidRPr="00EC10A3">
              <w:rPr>
                <w:noProof/>
                <w:webHidden/>
              </w:rPr>
              <w:fldChar w:fldCharType="separate"/>
            </w:r>
            <w:r w:rsidR="00306917">
              <w:rPr>
                <w:rFonts w:hint="eastAsia"/>
                <w:noProof/>
                <w:webHidden/>
              </w:rPr>
              <w:t>4</w:t>
            </w:r>
            <w:r w:rsidRPr="00EC10A3">
              <w:rPr>
                <w:noProof/>
                <w:webHidden/>
              </w:rPr>
              <w:fldChar w:fldCharType="end"/>
            </w:r>
          </w:hyperlink>
        </w:p>
        <w:p w14:paraId="4952A8A1" w14:textId="7F74CCA3" w:rsidR="00EC10A3" w:rsidRPr="00EC10A3" w:rsidRDefault="00EC10A3" w:rsidP="00B0395F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03049182" w:history="1">
            <w:r w:rsidRPr="00EC10A3">
              <w:rPr>
                <w:rStyle w:val="af4"/>
                <w:rFonts w:ascii="Times New Roman" w:eastAsia="宋体" w:hAnsi="Times New Roman"/>
                <w:bCs/>
                <w:noProof/>
              </w:rPr>
              <w:t>2.2.</w:t>
            </w:r>
            <w:r w:rsidRPr="00EC10A3"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EC10A3">
              <w:rPr>
                <w:rStyle w:val="af4"/>
                <w:rFonts w:ascii="Times New Roman" w:eastAsia="宋体" w:hAnsi="Times New Roman"/>
                <w:bCs/>
                <w:noProof/>
              </w:rPr>
              <w:t>系统架构</w:t>
            </w:r>
            <w:r w:rsidRPr="00EC10A3">
              <w:rPr>
                <w:noProof/>
                <w:webHidden/>
              </w:rPr>
              <w:tab/>
            </w:r>
            <w:r w:rsidRPr="00EC10A3">
              <w:rPr>
                <w:noProof/>
                <w:webHidden/>
              </w:rPr>
              <w:fldChar w:fldCharType="begin"/>
            </w:r>
            <w:r w:rsidRPr="00EC10A3">
              <w:rPr>
                <w:noProof/>
                <w:webHidden/>
              </w:rPr>
              <w:instrText xml:space="preserve"> PAGEREF _Toc203049182 \h </w:instrText>
            </w:r>
            <w:r w:rsidRPr="00EC10A3">
              <w:rPr>
                <w:noProof/>
                <w:webHidden/>
              </w:rPr>
            </w:r>
            <w:r w:rsidRPr="00EC10A3">
              <w:rPr>
                <w:noProof/>
                <w:webHidden/>
              </w:rPr>
              <w:fldChar w:fldCharType="separate"/>
            </w:r>
            <w:r w:rsidR="00306917">
              <w:rPr>
                <w:rFonts w:hint="eastAsia"/>
                <w:noProof/>
                <w:webHidden/>
              </w:rPr>
              <w:t>5</w:t>
            </w:r>
            <w:r w:rsidRPr="00EC10A3">
              <w:rPr>
                <w:noProof/>
                <w:webHidden/>
              </w:rPr>
              <w:fldChar w:fldCharType="end"/>
            </w:r>
          </w:hyperlink>
        </w:p>
        <w:p w14:paraId="031C08ED" w14:textId="6E613A1A" w:rsidR="00EC10A3" w:rsidRPr="00EC10A3" w:rsidRDefault="00EC10A3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/>
              <w:noProof/>
              <w:kern w:val="2"/>
              <w:szCs w:val="24"/>
              <w14:ligatures w14:val="standardContextual"/>
            </w:rPr>
          </w:pPr>
          <w:hyperlink w:anchor="_Toc203049183" w:history="1">
            <w:r w:rsidRPr="00EC10A3">
              <w:rPr>
                <w:rStyle w:val="af4"/>
                <w:rFonts w:ascii="Times New Roman" w:eastAsia="宋体" w:hAnsi="Times New Roman"/>
                <w:bCs/>
                <w:noProof/>
              </w:rPr>
              <w:t>3.</w:t>
            </w:r>
            <w:r w:rsidRPr="00EC10A3">
              <w:rPr>
                <w:rStyle w:val="af4"/>
                <w:rFonts w:ascii="Times New Roman" w:eastAsia="宋体" w:hAnsi="Times New Roman"/>
                <w:noProof/>
              </w:rPr>
              <w:t xml:space="preserve"> </w:t>
            </w:r>
            <w:r w:rsidRPr="00EC10A3">
              <w:rPr>
                <w:rStyle w:val="af4"/>
                <w:rFonts w:ascii="Times New Roman" w:eastAsia="宋体" w:hAnsi="Times New Roman"/>
                <w:noProof/>
              </w:rPr>
              <w:t>分析</w:t>
            </w:r>
            <w:r w:rsidRPr="00EC10A3">
              <w:rPr>
                <w:rStyle w:val="af4"/>
                <w:rFonts w:ascii="Times New Roman" w:eastAsia="宋体" w:hAnsi="Times New Roman"/>
                <w:bCs/>
                <w:noProof/>
              </w:rPr>
              <w:t>目标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tab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begin"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instrText xml:space="preserve"> PAGEREF _Toc203049183 \h </w:instrText>
            </w:r>
            <w:r w:rsidRPr="00EC10A3">
              <w:rPr>
                <w:rFonts w:ascii="Times New Roman" w:eastAsia="宋体" w:hAnsi="Times New Roman"/>
                <w:noProof/>
                <w:webHidden/>
              </w:rPr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separate"/>
            </w:r>
            <w:r w:rsidR="00306917">
              <w:rPr>
                <w:rFonts w:ascii="Times New Roman" w:eastAsia="宋体" w:hAnsi="Times New Roman"/>
                <w:noProof/>
                <w:webHidden/>
              </w:rPr>
              <w:t>5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end"/>
            </w:r>
          </w:hyperlink>
        </w:p>
        <w:p w14:paraId="658F16CE" w14:textId="2D47C42F" w:rsidR="00EC10A3" w:rsidRPr="00EC10A3" w:rsidRDefault="00EC10A3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/>
              <w:noProof/>
              <w:kern w:val="2"/>
              <w:szCs w:val="24"/>
              <w14:ligatures w14:val="standardContextual"/>
            </w:rPr>
          </w:pPr>
          <w:hyperlink w:anchor="_Toc203049184" w:history="1">
            <w:r w:rsidRPr="00EC10A3">
              <w:rPr>
                <w:rStyle w:val="af4"/>
                <w:rFonts w:ascii="Times New Roman" w:eastAsia="宋体" w:hAnsi="Times New Roman"/>
                <w:noProof/>
              </w:rPr>
              <w:t xml:space="preserve">4. </w:t>
            </w:r>
            <w:r w:rsidRPr="00EC10A3">
              <w:rPr>
                <w:rStyle w:val="af4"/>
                <w:rFonts w:ascii="Times New Roman" w:eastAsia="宋体" w:hAnsi="Times New Roman"/>
                <w:noProof/>
              </w:rPr>
              <w:t>参考的法规和标准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tab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begin"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instrText xml:space="preserve"> PAGEREF _Toc203049184 \h </w:instrText>
            </w:r>
            <w:r w:rsidRPr="00EC10A3">
              <w:rPr>
                <w:rFonts w:ascii="Times New Roman" w:eastAsia="宋体" w:hAnsi="Times New Roman"/>
                <w:noProof/>
                <w:webHidden/>
              </w:rPr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separate"/>
            </w:r>
            <w:r w:rsidR="00306917">
              <w:rPr>
                <w:rFonts w:ascii="Times New Roman" w:eastAsia="宋体" w:hAnsi="Times New Roman"/>
                <w:noProof/>
                <w:webHidden/>
              </w:rPr>
              <w:t>6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end"/>
            </w:r>
          </w:hyperlink>
        </w:p>
        <w:p w14:paraId="3D6ACB35" w14:textId="03D3027A" w:rsidR="00EC10A3" w:rsidRPr="00EC10A3" w:rsidRDefault="00EC10A3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/>
              <w:noProof/>
              <w:kern w:val="2"/>
              <w:szCs w:val="24"/>
              <w14:ligatures w14:val="standardContextual"/>
            </w:rPr>
          </w:pPr>
          <w:hyperlink w:anchor="_Toc203049185" w:history="1">
            <w:r w:rsidRPr="00EC10A3">
              <w:rPr>
                <w:rStyle w:val="af4"/>
                <w:rFonts w:ascii="Times New Roman" w:eastAsia="宋体" w:hAnsi="Times New Roman"/>
                <w:noProof/>
              </w:rPr>
              <w:t xml:space="preserve">5. </w:t>
            </w:r>
            <w:r w:rsidRPr="00EC10A3">
              <w:rPr>
                <w:rStyle w:val="af4"/>
                <w:rFonts w:ascii="Times New Roman" w:eastAsia="宋体" w:hAnsi="Times New Roman"/>
                <w:noProof/>
              </w:rPr>
              <w:t>公司程序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tab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begin"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instrText xml:space="preserve"> PAGEREF _Toc203049185 \h </w:instrText>
            </w:r>
            <w:r w:rsidRPr="00EC10A3">
              <w:rPr>
                <w:rFonts w:ascii="Times New Roman" w:eastAsia="宋体" w:hAnsi="Times New Roman"/>
                <w:noProof/>
                <w:webHidden/>
              </w:rPr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separate"/>
            </w:r>
            <w:r w:rsidR="00306917">
              <w:rPr>
                <w:rFonts w:ascii="Times New Roman" w:eastAsia="宋体" w:hAnsi="Times New Roman"/>
                <w:noProof/>
                <w:webHidden/>
              </w:rPr>
              <w:t>6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end"/>
            </w:r>
          </w:hyperlink>
        </w:p>
        <w:p w14:paraId="45029016" w14:textId="712B27D4" w:rsidR="00EC10A3" w:rsidRPr="00EC10A3" w:rsidRDefault="00EC10A3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/>
              <w:noProof/>
              <w:kern w:val="2"/>
              <w:szCs w:val="24"/>
              <w14:ligatures w14:val="standardContextual"/>
            </w:rPr>
          </w:pPr>
          <w:hyperlink w:anchor="_Toc203049186" w:history="1">
            <w:r w:rsidRPr="00EC10A3">
              <w:rPr>
                <w:rStyle w:val="af4"/>
                <w:rFonts w:ascii="Times New Roman" w:eastAsia="宋体" w:hAnsi="Times New Roman"/>
                <w:noProof/>
              </w:rPr>
              <w:t xml:space="preserve">6. </w:t>
            </w:r>
            <w:r w:rsidRPr="00EC10A3">
              <w:rPr>
                <w:rStyle w:val="af4"/>
                <w:rFonts w:ascii="Times New Roman" w:eastAsia="宋体" w:hAnsi="Times New Roman"/>
                <w:noProof/>
              </w:rPr>
              <w:t>参考文件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tab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begin"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instrText xml:space="preserve"> PAGEREF _Toc203049186 \h </w:instrText>
            </w:r>
            <w:r w:rsidRPr="00EC10A3">
              <w:rPr>
                <w:rFonts w:ascii="Times New Roman" w:eastAsia="宋体" w:hAnsi="Times New Roman"/>
                <w:noProof/>
                <w:webHidden/>
              </w:rPr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separate"/>
            </w:r>
            <w:r w:rsidR="00306917">
              <w:rPr>
                <w:rFonts w:ascii="Times New Roman" w:eastAsia="宋体" w:hAnsi="Times New Roman"/>
                <w:noProof/>
                <w:webHidden/>
              </w:rPr>
              <w:t>6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end"/>
            </w:r>
          </w:hyperlink>
        </w:p>
        <w:p w14:paraId="0E5E820C" w14:textId="29D76E60" w:rsidR="00EC10A3" w:rsidRPr="00EC10A3" w:rsidRDefault="00EC10A3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/>
              <w:noProof/>
              <w:kern w:val="2"/>
              <w:szCs w:val="24"/>
              <w14:ligatures w14:val="standardContextual"/>
            </w:rPr>
          </w:pPr>
          <w:hyperlink w:anchor="_Toc203049187" w:history="1">
            <w:r w:rsidRPr="00EC10A3">
              <w:rPr>
                <w:rStyle w:val="af4"/>
                <w:rFonts w:ascii="Times New Roman" w:eastAsia="宋体" w:hAnsi="Times New Roman"/>
                <w:noProof/>
              </w:rPr>
              <w:t xml:space="preserve">7. </w:t>
            </w:r>
            <w:r w:rsidRPr="00EC10A3">
              <w:rPr>
                <w:rStyle w:val="af4"/>
                <w:rFonts w:ascii="Times New Roman" w:eastAsia="宋体" w:hAnsi="Times New Roman"/>
                <w:noProof/>
              </w:rPr>
              <w:t>运行环境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tab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begin"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instrText xml:space="preserve"> PAGEREF _Toc203049187 \h </w:instrText>
            </w:r>
            <w:r w:rsidRPr="00EC10A3">
              <w:rPr>
                <w:rFonts w:ascii="Times New Roman" w:eastAsia="宋体" w:hAnsi="Times New Roman"/>
                <w:noProof/>
                <w:webHidden/>
              </w:rPr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separate"/>
            </w:r>
            <w:r w:rsidR="00306917">
              <w:rPr>
                <w:rFonts w:ascii="Times New Roman" w:eastAsia="宋体" w:hAnsi="Times New Roman"/>
                <w:noProof/>
                <w:webHidden/>
              </w:rPr>
              <w:t>6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end"/>
            </w:r>
          </w:hyperlink>
        </w:p>
        <w:p w14:paraId="5AAFC8F8" w14:textId="32136F7F" w:rsidR="00EC10A3" w:rsidRPr="00EC10A3" w:rsidRDefault="00EC10A3">
          <w:pPr>
            <w:pStyle w:val="TOC3"/>
            <w:tabs>
              <w:tab w:val="right" w:leader="dot" w:pos="8296"/>
            </w:tabs>
            <w:rPr>
              <w:rFonts w:ascii="Times New Roman" w:eastAsia="宋体" w:hAnsi="Times New Roman"/>
              <w:noProof/>
              <w:kern w:val="2"/>
              <w:szCs w:val="24"/>
              <w14:ligatures w14:val="standardContextual"/>
            </w:rPr>
          </w:pPr>
          <w:hyperlink w:anchor="_Toc203049188" w:history="1">
            <w:r w:rsidRPr="00EC10A3">
              <w:rPr>
                <w:rStyle w:val="af4"/>
                <w:rFonts w:ascii="Times New Roman" w:eastAsia="宋体" w:hAnsi="Times New Roman"/>
                <w:b/>
                <w:bCs/>
                <w:noProof/>
                <w:lang w:val="en-GB"/>
              </w:rPr>
              <w:t>1</w:t>
            </w:r>
            <w:r w:rsidRPr="00EC10A3">
              <w:rPr>
                <w:rStyle w:val="af4"/>
                <w:rFonts w:ascii="Times New Roman" w:eastAsia="宋体" w:hAnsi="Times New Roman"/>
                <w:b/>
                <w:bCs/>
                <w:noProof/>
                <w:lang w:val="en-GB"/>
              </w:rPr>
              <w:t>）</w:t>
            </w:r>
            <w:r w:rsidRPr="00EC10A3">
              <w:rPr>
                <w:rStyle w:val="af4"/>
                <w:rFonts w:ascii="Times New Roman" w:eastAsia="宋体" w:hAnsi="Times New Roman"/>
                <w:noProof/>
                <w:lang w:bidi="ar"/>
              </w:rPr>
              <w:t>服务器硬件环境配置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tab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begin"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instrText xml:space="preserve"> PAGEREF _Toc203049188 \h </w:instrText>
            </w:r>
            <w:r w:rsidRPr="00EC10A3">
              <w:rPr>
                <w:rFonts w:ascii="Times New Roman" w:eastAsia="宋体" w:hAnsi="Times New Roman"/>
                <w:noProof/>
                <w:webHidden/>
              </w:rPr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separate"/>
            </w:r>
            <w:r w:rsidR="00306917">
              <w:rPr>
                <w:rFonts w:ascii="Times New Roman" w:eastAsia="宋体" w:hAnsi="Times New Roman"/>
                <w:noProof/>
                <w:webHidden/>
              </w:rPr>
              <w:t>6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end"/>
            </w:r>
          </w:hyperlink>
        </w:p>
        <w:p w14:paraId="24BDBE4B" w14:textId="22B45142" w:rsidR="00EC10A3" w:rsidRPr="0040221C" w:rsidRDefault="00EC10A3">
          <w:pPr>
            <w:pStyle w:val="TOC3"/>
            <w:tabs>
              <w:tab w:val="right" w:leader="dot" w:pos="8296"/>
            </w:tabs>
            <w:rPr>
              <w:rFonts w:ascii="Times New Roman" w:eastAsia="宋体" w:hAnsi="Times New Roman"/>
              <w:noProof/>
              <w:kern w:val="2"/>
              <w:szCs w:val="24"/>
              <w14:ligatures w14:val="standardContextual"/>
            </w:rPr>
          </w:pPr>
          <w:hyperlink w:anchor="_Toc203049189" w:history="1">
            <w:r w:rsidRPr="0040221C">
              <w:rPr>
                <w:rStyle w:val="af4"/>
                <w:rFonts w:ascii="Times New Roman" w:eastAsia="宋体" w:hAnsi="Times New Roman"/>
                <w:noProof/>
                <w:lang w:val="en-GB"/>
              </w:rPr>
              <w:t>2</w:t>
            </w:r>
            <w:r w:rsidRPr="0040221C">
              <w:rPr>
                <w:rStyle w:val="af4"/>
                <w:rFonts w:ascii="Times New Roman" w:eastAsia="宋体" w:hAnsi="Times New Roman"/>
                <w:noProof/>
                <w:lang w:val="en-GB"/>
              </w:rPr>
              <w:t>）服务器软件环境配置</w:t>
            </w:r>
            <w:r w:rsidRPr="0040221C">
              <w:rPr>
                <w:rFonts w:ascii="Times New Roman" w:eastAsia="宋体" w:hAnsi="Times New Roman"/>
                <w:noProof/>
                <w:webHidden/>
              </w:rPr>
              <w:tab/>
            </w:r>
            <w:r w:rsidRPr="0040221C">
              <w:rPr>
                <w:rFonts w:ascii="Times New Roman" w:eastAsia="宋体" w:hAnsi="Times New Roman"/>
                <w:noProof/>
                <w:webHidden/>
              </w:rPr>
              <w:fldChar w:fldCharType="begin"/>
            </w:r>
            <w:r w:rsidRPr="0040221C">
              <w:rPr>
                <w:rFonts w:ascii="Times New Roman" w:eastAsia="宋体" w:hAnsi="Times New Roman"/>
                <w:noProof/>
                <w:webHidden/>
              </w:rPr>
              <w:instrText xml:space="preserve"> PAGEREF _Toc203049189 \h </w:instrText>
            </w:r>
            <w:r w:rsidRPr="0040221C">
              <w:rPr>
                <w:rFonts w:ascii="Times New Roman" w:eastAsia="宋体" w:hAnsi="Times New Roman"/>
                <w:noProof/>
                <w:webHidden/>
              </w:rPr>
            </w:r>
            <w:r w:rsidRPr="0040221C">
              <w:rPr>
                <w:rFonts w:ascii="Times New Roman" w:eastAsia="宋体" w:hAnsi="Times New Roman"/>
                <w:noProof/>
                <w:webHidden/>
              </w:rPr>
              <w:fldChar w:fldCharType="separate"/>
            </w:r>
            <w:r w:rsidR="00306917">
              <w:rPr>
                <w:rFonts w:ascii="Times New Roman" w:eastAsia="宋体" w:hAnsi="Times New Roman"/>
                <w:noProof/>
                <w:webHidden/>
              </w:rPr>
              <w:t>7</w:t>
            </w:r>
            <w:r w:rsidRPr="0040221C">
              <w:rPr>
                <w:rFonts w:ascii="Times New Roman" w:eastAsia="宋体" w:hAnsi="Times New Roman"/>
                <w:noProof/>
                <w:webHidden/>
              </w:rPr>
              <w:fldChar w:fldCharType="end"/>
            </w:r>
          </w:hyperlink>
        </w:p>
        <w:p w14:paraId="1E3A01D0" w14:textId="68584A03" w:rsidR="00EC10A3" w:rsidRPr="0040221C" w:rsidRDefault="00EC10A3">
          <w:pPr>
            <w:pStyle w:val="TOC3"/>
            <w:tabs>
              <w:tab w:val="right" w:leader="dot" w:pos="8296"/>
            </w:tabs>
            <w:rPr>
              <w:rFonts w:ascii="Times New Roman" w:eastAsia="宋体" w:hAnsi="Times New Roman"/>
              <w:noProof/>
              <w:kern w:val="2"/>
              <w:szCs w:val="24"/>
              <w14:ligatures w14:val="standardContextual"/>
            </w:rPr>
          </w:pPr>
          <w:hyperlink w:anchor="_Toc203049190" w:history="1">
            <w:r w:rsidRPr="0040221C">
              <w:rPr>
                <w:rStyle w:val="af4"/>
                <w:rFonts w:ascii="Times New Roman" w:eastAsia="宋体" w:hAnsi="Times New Roman"/>
                <w:noProof/>
                <w:lang w:val="en-GB"/>
              </w:rPr>
              <w:t>3</w:t>
            </w:r>
            <w:r w:rsidRPr="0040221C">
              <w:rPr>
                <w:rStyle w:val="af4"/>
                <w:rFonts w:ascii="Times New Roman" w:eastAsia="宋体" w:hAnsi="Times New Roman"/>
                <w:noProof/>
                <w:lang w:val="en-GB"/>
              </w:rPr>
              <w:t>）用户端配置</w:t>
            </w:r>
            <w:r w:rsidRPr="0040221C">
              <w:rPr>
                <w:rFonts w:ascii="Times New Roman" w:eastAsia="宋体" w:hAnsi="Times New Roman"/>
                <w:noProof/>
                <w:webHidden/>
              </w:rPr>
              <w:tab/>
            </w:r>
            <w:r w:rsidRPr="0040221C">
              <w:rPr>
                <w:rFonts w:ascii="Times New Roman" w:eastAsia="宋体" w:hAnsi="Times New Roman"/>
                <w:noProof/>
                <w:webHidden/>
              </w:rPr>
              <w:fldChar w:fldCharType="begin"/>
            </w:r>
            <w:r w:rsidRPr="0040221C">
              <w:rPr>
                <w:rFonts w:ascii="Times New Roman" w:eastAsia="宋体" w:hAnsi="Times New Roman"/>
                <w:noProof/>
                <w:webHidden/>
              </w:rPr>
              <w:instrText xml:space="preserve"> PAGEREF _Toc203049190 \h </w:instrText>
            </w:r>
            <w:r w:rsidRPr="0040221C">
              <w:rPr>
                <w:rFonts w:ascii="Times New Roman" w:eastAsia="宋体" w:hAnsi="Times New Roman"/>
                <w:noProof/>
                <w:webHidden/>
              </w:rPr>
            </w:r>
            <w:r w:rsidRPr="0040221C">
              <w:rPr>
                <w:rFonts w:ascii="Times New Roman" w:eastAsia="宋体" w:hAnsi="Times New Roman"/>
                <w:noProof/>
                <w:webHidden/>
              </w:rPr>
              <w:fldChar w:fldCharType="separate"/>
            </w:r>
            <w:r w:rsidR="00306917">
              <w:rPr>
                <w:rFonts w:ascii="Times New Roman" w:eastAsia="宋体" w:hAnsi="Times New Roman"/>
                <w:noProof/>
                <w:webHidden/>
              </w:rPr>
              <w:t>7</w:t>
            </w:r>
            <w:r w:rsidRPr="0040221C">
              <w:rPr>
                <w:rFonts w:ascii="Times New Roman" w:eastAsia="宋体" w:hAnsi="Times New Roman"/>
                <w:noProof/>
                <w:webHidden/>
              </w:rPr>
              <w:fldChar w:fldCharType="end"/>
            </w:r>
          </w:hyperlink>
        </w:p>
        <w:p w14:paraId="326455BD" w14:textId="61C55F35" w:rsidR="00EC10A3" w:rsidRPr="0040221C" w:rsidRDefault="00EC10A3">
          <w:pPr>
            <w:pStyle w:val="TOC3"/>
            <w:tabs>
              <w:tab w:val="right" w:leader="dot" w:pos="8296"/>
            </w:tabs>
            <w:rPr>
              <w:rFonts w:ascii="Times New Roman" w:eastAsia="宋体" w:hAnsi="Times New Roman"/>
              <w:noProof/>
              <w:kern w:val="2"/>
              <w:szCs w:val="24"/>
              <w14:ligatures w14:val="standardContextual"/>
            </w:rPr>
          </w:pPr>
          <w:hyperlink w:anchor="_Toc203049191" w:history="1">
            <w:r w:rsidRPr="0040221C">
              <w:rPr>
                <w:rStyle w:val="af4"/>
                <w:rFonts w:ascii="Times New Roman" w:eastAsia="宋体" w:hAnsi="Times New Roman"/>
                <w:noProof/>
              </w:rPr>
              <w:t>4</w:t>
            </w:r>
            <w:r w:rsidRPr="0040221C">
              <w:rPr>
                <w:rStyle w:val="af4"/>
                <w:rFonts w:ascii="Times New Roman" w:eastAsia="宋体" w:hAnsi="Times New Roman"/>
                <w:noProof/>
              </w:rPr>
              <w:t>）服务器及用户端网络条件</w:t>
            </w:r>
            <w:r w:rsidRPr="0040221C">
              <w:rPr>
                <w:rFonts w:ascii="Times New Roman" w:eastAsia="宋体" w:hAnsi="Times New Roman"/>
                <w:noProof/>
                <w:webHidden/>
              </w:rPr>
              <w:tab/>
            </w:r>
            <w:r w:rsidRPr="0040221C">
              <w:rPr>
                <w:rFonts w:ascii="Times New Roman" w:eastAsia="宋体" w:hAnsi="Times New Roman"/>
                <w:noProof/>
                <w:webHidden/>
              </w:rPr>
              <w:fldChar w:fldCharType="begin"/>
            </w:r>
            <w:r w:rsidRPr="0040221C">
              <w:rPr>
                <w:rFonts w:ascii="Times New Roman" w:eastAsia="宋体" w:hAnsi="Times New Roman"/>
                <w:noProof/>
                <w:webHidden/>
              </w:rPr>
              <w:instrText xml:space="preserve"> PAGEREF _Toc203049191 \h </w:instrText>
            </w:r>
            <w:r w:rsidRPr="0040221C">
              <w:rPr>
                <w:rFonts w:ascii="Times New Roman" w:eastAsia="宋体" w:hAnsi="Times New Roman"/>
                <w:noProof/>
                <w:webHidden/>
              </w:rPr>
            </w:r>
            <w:r w:rsidRPr="0040221C">
              <w:rPr>
                <w:rFonts w:ascii="Times New Roman" w:eastAsia="宋体" w:hAnsi="Times New Roman"/>
                <w:noProof/>
                <w:webHidden/>
              </w:rPr>
              <w:fldChar w:fldCharType="separate"/>
            </w:r>
            <w:r w:rsidR="00306917">
              <w:rPr>
                <w:rFonts w:ascii="Times New Roman" w:eastAsia="宋体" w:hAnsi="Times New Roman"/>
                <w:noProof/>
                <w:webHidden/>
              </w:rPr>
              <w:t>7</w:t>
            </w:r>
            <w:r w:rsidRPr="0040221C">
              <w:rPr>
                <w:rFonts w:ascii="Times New Roman" w:eastAsia="宋体" w:hAnsi="Times New Roman"/>
                <w:noProof/>
                <w:webHidden/>
              </w:rPr>
              <w:fldChar w:fldCharType="end"/>
            </w:r>
          </w:hyperlink>
        </w:p>
        <w:p w14:paraId="4E3A10F2" w14:textId="5AB84B8B" w:rsidR="00EC10A3" w:rsidRPr="00EC10A3" w:rsidRDefault="00EC10A3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/>
              <w:noProof/>
              <w:kern w:val="2"/>
              <w:szCs w:val="24"/>
              <w14:ligatures w14:val="standardContextual"/>
            </w:rPr>
          </w:pPr>
          <w:hyperlink w:anchor="_Toc203049192" w:history="1">
            <w:r w:rsidRPr="00EC10A3">
              <w:rPr>
                <w:rStyle w:val="af4"/>
                <w:rFonts w:ascii="Times New Roman" w:eastAsia="宋体" w:hAnsi="Times New Roman"/>
                <w:noProof/>
              </w:rPr>
              <w:t xml:space="preserve">8. </w:t>
            </w:r>
            <w:r w:rsidRPr="00EC10A3">
              <w:rPr>
                <w:rStyle w:val="af4"/>
                <w:rFonts w:ascii="Times New Roman" w:eastAsia="宋体" w:hAnsi="Times New Roman"/>
                <w:noProof/>
              </w:rPr>
              <w:t>实施流程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tab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begin"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instrText xml:space="preserve"> PAGEREF _Toc203049192 \h </w:instrText>
            </w:r>
            <w:r w:rsidRPr="00EC10A3">
              <w:rPr>
                <w:rFonts w:ascii="Times New Roman" w:eastAsia="宋体" w:hAnsi="Times New Roman"/>
                <w:noProof/>
                <w:webHidden/>
              </w:rPr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separate"/>
            </w:r>
            <w:r w:rsidR="00306917">
              <w:rPr>
                <w:rFonts w:ascii="Times New Roman" w:eastAsia="宋体" w:hAnsi="Times New Roman"/>
                <w:noProof/>
                <w:webHidden/>
              </w:rPr>
              <w:t>7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end"/>
            </w:r>
          </w:hyperlink>
        </w:p>
        <w:p w14:paraId="24A8F33A" w14:textId="1156EF80" w:rsidR="00EC10A3" w:rsidRPr="00EC10A3" w:rsidRDefault="00EC10A3" w:rsidP="00B0395F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03049193" w:history="1">
            <w:r w:rsidRPr="00EC10A3">
              <w:rPr>
                <w:rStyle w:val="af4"/>
                <w:rFonts w:ascii="Times New Roman" w:eastAsia="宋体" w:hAnsi="Times New Roman"/>
                <w:noProof/>
              </w:rPr>
              <w:t>8.1.</w:t>
            </w:r>
            <w:r w:rsidRPr="00EC10A3"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EC10A3">
              <w:rPr>
                <w:rStyle w:val="af4"/>
                <w:rFonts w:ascii="Times New Roman" w:eastAsia="宋体" w:hAnsi="Times New Roman"/>
                <w:noProof/>
              </w:rPr>
              <w:t>实施计划</w:t>
            </w:r>
            <w:r w:rsidRPr="00EC10A3">
              <w:rPr>
                <w:noProof/>
                <w:webHidden/>
              </w:rPr>
              <w:tab/>
            </w:r>
            <w:r w:rsidRPr="00EC10A3">
              <w:rPr>
                <w:noProof/>
                <w:webHidden/>
              </w:rPr>
              <w:fldChar w:fldCharType="begin"/>
            </w:r>
            <w:r w:rsidRPr="00EC10A3">
              <w:rPr>
                <w:noProof/>
                <w:webHidden/>
              </w:rPr>
              <w:instrText xml:space="preserve"> PAGEREF _Toc203049193 \h </w:instrText>
            </w:r>
            <w:r w:rsidRPr="00EC10A3">
              <w:rPr>
                <w:noProof/>
                <w:webHidden/>
              </w:rPr>
            </w:r>
            <w:r w:rsidRPr="00EC10A3">
              <w:rPr>
                <w:noProof/>
                <w:webHidden/>
              </w:rPr>
              <w:fldChar w:fldCharType="separate"/>
            </w:r>
            <w:r w:rsidR="00306917">
              <w:rPr>
                <w:rFonts w:hint="eastAsia"/>
                <w:noProof/>
                <w:webHidden/>
              </w:rPr>
              <w:t>7</w:t>
            </w:r>
            <w:r w:rsidRPr="00EC10A3">
              <w:rPr>
                <w:noProof/>
                <w:webHidden/>
              </w:rPr>
              <w:fldChar w:fldCharType="end"/>
            </w:r>
          </w:hyperlink>
        </w:p>
        <w:p w14:paraId="0087AD59" w14:textId="4C0D3D00" w:rsidR="00EC10A3" w:rsidRPr="00EC10A3" w:rsidRDefault="00EC10A3" w:rsidP="00B0395F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03049194" w:history="1">
            <w:r w:rsidRPr="00EC10A3">
              <w:rPr>
                <w:rStyle w:val="af4"/>
                <w:rFonts w:ascii="Times New Roman" w:eastAsia="宋体" w:hAnsi="Times New Roman"/>
                <w:noProof/>
              </w:rPr>
              <w:t>8.2.</w:t>
            </w:r>
            <w:r w:rsidRPr="00EC10A3"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EC10A3">
              <w:rPr>
                <w:rStyle w:val="af4"/>
                <w:rFonts w:ascii="Times New Roman" w:eastAsia="宋体" w:hAnsi="Times New Roman"/>
                <w:noProof/>
              </w:rPr>
              <w:t>实施方法</w:t>
            </w:r>
            <w:r w:rsidRPr="00EC10A3">
              <w:rPr>
                <w:noProof/>
                <w:webHidden/>
              </w:rPr>
              <w:tab/>
            </w:r>
            <w:r w:rsidRPr="00EC10A3">
              <w:rPr>
                <w:noProof/>
                <w:webHidden/>
              </w:rPr>
              <w:fldChar w:fldCharType="begin"/>
            </w:r>
            <w:r w:rsidRPr="00EC10A3">
              <w:rPr>
                <w:noProof/>
                <w:webHidden/>
              </w:rPr>
              <w:instrText xml:space="preserve"> PAGEREF _Toc203049194 \h </w:instrText>
            </w:r>
            <w:r w:rsidRPr="00EC10A3">
              <w:rPr>
                <w:noProof/>
                <w:webHidden/>
              </w:rPr>
            </w:r>
            <w:r w:rsidRPr="00EC10A3">
              <w:rPr>
                <w:noProof/>
                <w:webHidden/>
              </w:rPr>
              <w:fldChar w:fldCharType="separate"/>
            </w:r>
            <w:r w:rsidR="00306917">
              <w:rPr>
                <w:rFonts w:hint="eastAsia"/>
                <w:noProof/>
                <w:webHidden/>
              </w:rPr>
              <w:t>7</w:t>
            </w:r>
            <w:r w:rsidRPr="00EC10A3">
              <w:rPr>
                <w:noProof/>
                <w:webHidden/>
              </w:rPr>
              <w:fldChar w:fldCharType="end"/>
            </w:r>
          </w:hyperlink>
        </w:p>
        <w:p w14:paraId="7011E86D" w14:textId="20C92B17" w:rsidR="00EC10A3" w:rsidRPr="00EC10A3" w:rsidRDefault="00EC10A3" w:rsidP="00B0395F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03049195" w:history="1">
            <w:r w:rsidRPr="00EC10A3">
              <w:rPr>
                <w:rStyle w:val="af4"/>
                <w:rFonts w:ascii="Times New Roman" w:eastAsia="宋体" w:hAnsi="Times New Roman"/>
                <w:noProof/>
              </w:rPr>
              <w:t>8.3.</w:t>
            </w:r>
            <w:r w:rsidRPr="00EC10A3"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EC10A3">
              <w:rPr>
                <w:rStyle w:val="af4"/>
                <w:rFonts w:ascii="Times New Roman" w:eastAsia="宋体" w:hAnsi="Times New Roman"/>
                <w:noProof/>
              </w:rPr>
              <w:t>阶段活动</w:t>
            </w:r>
            <w:r w:rsidRPr="00EC10A3">
              <w:rPr>
                <w:noProof/>
                <w:webHidden/>
              </w:rPr>
              <w:tab/>
            </w:r>
            <w:r w:rsidRPr="00EC10A3">
              <w:rPr>
                <w:noProof/>
                <w:webHidden/>
              </w:rPr>
              <w:fldChar w:fldCharType="begin"/>
            </w:r>
            <w:r w:rsidRPr="00EC10A3">
              <w:rPr>
                <w:noProof/>
                <w:webHidden/>
              </w:rPr>
              <w:instrText xml:space="preserve"> PAGEREF _Toc203049195 \h </w:instrText>
            </w:r>
            <w:r w:rsidRPr="00EC10A3">
              <w:rPr>
                <w:noProof/>
                <w:webHidden/>
              </w:rPr>
            </w:r>
            <w:r w:rsidRPr="00EC10A3">
              <w:rPr>
                <w:noProof/>
                <w:webHidden/>
              </w:rPr>
              <w:fldChar w:fldCharType="separate"/>
            </w:r>
            <w:r w:rsidR="00306917">
              <w:rPr>
                <w:rFonts w:hint="eastAsia"/>
                <w:noProof/>
                <w:webHidden/>
              </w:rPr>
              <w:t>8</w:t>
            </w:r>
            <w:r w:rsidRPr="00EC10A3">
              <w:rPr>
                <w:noProof/>
                <w:webHidden/>
              </w:rPr>
              <w:fldChar w:fldCharType="end"/>
            </w:r>
          </w:hyperlink>
        </w:p>
        <w:p w14:paraId="7A0E872B" w14:textId="41A71AA8" w:rsidR="00EC10A3" w:rsidRPr="00EC10A3" w:rsidRDefault="00EC10A3" w:rsidP="00B0395F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03049196" w:history="1">
            <w:r w:rsidRPr="00EC10A3">
              <w:rPr>
                <w:rStyle w:val="af4"/>
                <w:rFonts w:ascii="Times New Roman" w:eastAsia="宋体" w:hAnsi="Times New Roman"/>
                <w:noProof/>
              </w:rPr>
              <w:t>8.4.</w:t>
            </w:r>
            <w:r w:rsidRPr="00EC10A3"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EC10A3">
              <w:rPr>
                <w:rStyle w:val="af4"/>
                <w:rFonts w:ascii="Times New Roman" w:eastAsia="宋体" w:hAnsi="Times New Roman"/>
                <w:noProof/>
              </w:rPr>
              <w:t>时间计划</w:t>
            </w:r>
            <w:r w:rsidRPr="00EC10A3">
              <w:rPr>
                <w:noProof/>
                <w:webHidden/>
              </w:rPr>
              <w:tab/>
            </w:r>
            <w:r w:rsidRPr="00EC10A3">
              <w:rPr>
                <w:noProof/>
                <w:webHidden/>
              </w:rPr>
              <w:fldChar w:fldCharType="begin"/>
            </w:r>
            <w:r w:rsidRPr="00EC10A3">
              <w:rPr>
                <w:noProof/>
                <w:webHidden/>
              </w:rPr>
              <w:instrText xml:space="preserve"> PAGEREF _Toc203049196 \h </w:instrText>
            </w:r>
            <w:r w:rsidRPr="00EC10A3">
              <w:rPr>
                <w:noProof/>
                <w:webHidden/>
              </w:rPr>
            </w:r>
            <w:r w:rsidRPr="00EC10A3">
              <w:rPr>
                <w:noProof/>
                <w:webHidden/>
              </w:rPr>
              <w:fldChar w:fldCharType="separate"/>
            </w:r>
            <w:r w:rsidR="00306917">
              <w:rPr>
                <w:rFonts w:hint="eastAsia"/>
                <w:noProof/>
                <w:webHidden/>
              </w:rPr>
              <w:t>9</w:t>
            </w:r>
            <w:r w:rsidRPr="00EC10A3">
              <w:rPr>
                <w:noProof/>
                <w:webHidden/>
              </w:rPr>
              <w:fldChar w:fldCharType="end"/>
            </w:r>
          </w:hyperlink>
        </w:p>
        <w:p w14:paraId="1A6485D1" w14:textId="1BE42DF8" w:rsidR="00EC10A3" w:rsidRPr="00EC10A3" w:rsidRDefault="00EC10A3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/>
              <w:noProof/>
              <w:kern w:val="2"/>
              <w:szCs w:val="24"/>
              <w14:ligatures w14:val="standardContextual"/>
            </w:rPr>
          </w:pPr>
          <w:hyperlink w:anchor="_Toc203049197" w:history="1">
            <w:r w:rsidRPr="00EC10A3">
              <w:rPr>
                <w:rStyle w:val="af4"/>
                <w:rFonts w:ascii="Times New Roman" w:eastAsia="宋体" w:hAnsi="Times New Roman"/>
                <w:bCs/>
                <w:noProof/>
              </w:rPr>
              <w:t xml:space="preserve">9. </w:t>
            </w:r>
            <w:r w:rsidRPr="00EC10A3">
              <w:rPr>
                <w:rStyle w:val="af4"/>
                <w:rFonts w:ascii="Times New Roman" w:eastAsia="宋体" w:hAnsi="Times New Roman"/>
                <w:bCs/>
                <w:noProof/>
              </w:rPr>
              <w:t>风险评估方法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tab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begin"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instrText xml:space="preserve"> PAGEREF _Toc203049197 \h </w:instrText>
            </w:r>
            <w:r w:rsidRPr="00EC10A3">
              <w:rPr>
                <w:rFonts w:ascii="Times New Roman" w:eastAsia="宋体" w:hAnsi="Times New Roman"/>
                <w:noProof/>
                <w:webHidden/>
              </w:rPr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separate"/>
            </w:r>
            <w:r w:rsidR="00306917">
              <w:rPr>
                <w:rFonts w:ascii="Times New Roman" w:eastAsia="宋体" w:hAnsi="Times New Roman"/>
                <w:noProof/>
                <w:webHidden/>
              </w:rPr>
              <w:t>10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end"/>
            </w:r>
          </w:hyperlink>
        </w:p>
        <w:p w14:paraId="1D6E6CE2" w14:textId="0D0C44FD" w:rsidR="00EC10A3" w:rsidRPr="00EC10A3" w:rsidRDefault="00EC10A3" w:rsidP="00B0395F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03049198" w:history="1">
            <w:r w:rsidRPr="00EC10A3">
              <w:rPr>
                <w:rStyle w:val="af4"/>
                <w:rFonts w:ascii="Times New Roman" w:eastAsia="宋体" w:hAnsi="Times New Roman"/>
                <w:bCs/>
                <w:noProof/>
              </w:rPr>
              <w:t>9.1.</w:t>
            </w:r>
            <w:r w:rsidRPr="00EC10A3"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EC10A3">
              <w:rPr>
                <w:rStyle w:val="af4"/>
                <w:rFonts w:ascii="Times New Roman" w:eastAsia="宋体" w:hAnsi="Times New Roman"/>
                <w:bCs/>
                <w:noProof/>
              </w:rPr>
              <w:t>风险分类</w:t>
            </w:r>
            <w:r w:rsidRPr="00EC10A3">
              <w:rPr>
                <w:noProof/>
                <w:webHidden/>
              </w:rPr>
              <w:tab/>
            </w:r>
            <w:r w:rsidRPr="00EC10A3">
              <w:rPr>
                <w:noProof/>
                <w:webHidden/>
              </w:rPr>
              <w:fldChar w:fldCharType="begin"/>
            </w:r>
            <w:r w:rsidRPr="00EC10A3">
              <w:rPr>
                <w:noProof/>
                <w:webHidden/>
              </w:rPr>
              <w:instrText xml:space="preserve"> PAGEREF _Toc203049198 \h </w:instrText>
            </w:r>
            <w:r w:rsidRPr="00EC10A3">
              <w:rPr>
                <w:noProof/>
                <w:webHidden/>
              </w:rPr>
            </w:r>
            <w:r w:rsidRPr="00EC10A3">
              <w:rPr>
                <w:noProof/>
                <w:webHidden/>
              </w:rPr>
              <w:fldChar w:fldCharType="separate"/>
            </w:r>
            <w:r w:rsidR="00306917">
              <w:rPr>
                <w:rFonts w:hint="eastAsia"/>
                <w:noProof/>
                <w:webHidden/>
              </w:rPr>
              <w:t>10</w:t>
            </w:r>
            <w:r w:rsidRPr="00EC10A3">
              <w:rPr>
                <w:noProof/>
                <w:webHidden/>
              </w:rPr>
              <w:fldChar w:fldCharType="end"/>
            </w:r>
          </w:hyperlink>
        </w:p>
        <w:p w14:paraId="3053D84B" w14:textId="53487114" w:rsidR="00EC10A3" w:rsidRPr="00EC10A3" w:rsidRDefault="00EC10A3" w:rsidP="00B0395F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03049199" w:history="1">
            <w:r w:rsidRPr="00EC10A3">
              <w:rPr>
                <w:rStyle w:val="af4"/>
                <w:rFonts w:ascii="Times New Roman" w:eastAsia="宋体" w:hAnsi="Times New Roman"/>
                <w:bCs/>
                <w:noProof/>
              </w:rPr>
              <w:t>9.2.</w:t>
            </w:r>
            <w:r w:rsidRPr="00EC10A3"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EC10A3">
              <w:rPr>
                <w:rStyle w:val="af4"/>
                <w:rFonts w:ascii="Times New Roman" w:eastAsia="宋体" w:hAnsi="Times New Roman"/>
                <w:bCs/>
                <w:noProof/>
              </w:rPr>
              <w:t>风险评估流程</w:t>
            </w:r>
            <w:r w:rsidRPr="00EC10A3">
              <w:rPr>
                <w:noProof/>
                <w:webHidden/>
              </w:rPr>
              <w:tab/>
            </w:r>
            <w:r w:rsidRPr="00EC10A3">
              <w:rPr>
                <w:noProof/>
                <w:webHidden/>
              </w:rPr>
              <w:fldChar w:fldCharType="begin"/>
            </w:r>
            <w:r w:rsidRPr="00EC10A3">
              <w:rPr>
                <w:noProof/>
                <w:webHidden/>
              </w:rPr>
              <w:instrText xml:space="preserve"> PAGEREF _Toc203049199 \h </w:instrText>
            </w:r>
            <w:r w:rsidRPr="00EC10A3">
              <w:rPr>
                <w:noProof/>
                <w:webHidden/>
              </w:rPr>
            </w:r>
            <w:r w:rsidRPr="00EC10A3">
              <w:rPr>
                <w:noProof/>
                <w:webHidden/>
              </w:rPr>
              <w:fldChar w:fldCharType="separate"/>
            </w:r>
            <w:r w:rsidR="00306917">
              <w:rPr>
                <w:rFonts w:hint="eastAsia"/>
                <w:noProof/>
                <w:webHidden/>
              </w:rPr>
              <w:t>12</w:t>
            </w:r>
            <w:r w:rsidRPr="00EC10A3">
              <w:rPr>
                <w:noProof/>
                <w:webHidden/>
              </w:rPr>
              <w:fldChar w:fldCharType="end"/>
            </w:r>
          </w:hyperlink>
        </w:p>
        <w:p w14:paraId="1B9D85F2" w14:textId="51B81BFE" w:rsidR="00EC10A3" w:rsidRPr="00EC10A3" w:rsidRDefault="00EC10A3">
          <w:pPr>
            <w:pStyle w:val="TOC3"/>
            <w:tabs>
              <w:tab w:val="right" w:leader="dot" w:pos="8296"/>
            </w:tabs>
            <w:rPr>
              <w:rFonts w:ascii="Times New Roman" w:eastAsia="宋体" w:hAnsi="Times New Roman"/>
              <w:noProof/>
              <w:kern w:val="2"/>
              <w:szCs w:val="24"/>
              <w14:ligatures w14:val="standardContextual"/>
            </w:rPr>
          </w:pPr>
          <w:hyperlink w:anchor="_Toc203049200" w:history="1">
            <w:r w:rsidRPr="00EC10A3">
              <w:rPr>
                <w:rStyle w:val="af4"/>
                <w:rFonts w:ascii="Times New Roman" w:eastAsia="宋体" w:hAnsi="Times New Roman"/>
                <w:noProof/>
              </w:rPr>
              <w:t xml:space="preserve">9.2.1. </w:t>
            </w:r>
            <w:r w:rsidRPr="00EC10A3">
              <w:rPr>
                <w:rStyle w:val="af4"/>
                <w:rFonts w:ascii="Times New Roman" w:eastAsia="宋体" w:hAnsi="Times New Roman"/>
                <w:noProof/>
              </w:rPr>
              <w:t>风险识别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tab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begin"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instrText xml:space="preserve"> PAGEREF _Toc203049200 \h </w:instrText>
            </w:r>
            <w:r w:rsidRPr="00EC10A3">
              <w:rPr>
                <w:rFonts w:ascii="Times New Roman" w:eastAsia="宋体" w:hAnsi="Times New Roman"/>
                <w:noProof/>
                <w:webHidden/>
              </w:rPr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separate"/>
            </w:r>
            <w:r w:rsidR="00306917">
              <w:rPr>
                <w:rFonts w:ascii="Times New Roman" w:eastAsia="宋体" w:hAnsi="Times New Roman"/>
                <w:noProof/>
                <w:webHidden/>
              </w:rPr>
              <w:t>13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end"/>
            </w:r>
          </w:hyperlink>
        </w:p>
        <w:p w14:paraId="05286072" w14:textId="15FF20BF" w:rsidR="00EC10A3" w:rsidRPr="00EC10A3" w:rsidRDefault="00EC10A3">
          <w:pPr>
            <w:pStyle w:val="TOC3"/>
            <w:tabs>
              <w:tab w:val="right" w:leader="dot" w:pos="8296"/>
            </w:tabs>
            <w:rPr>
              <w:rFonts w:ascii="Times New Roman" w:eastAsia="宋体" w:hAnsi="Times New Roman"/>
              <w:noProof/>
              <w:kern w:val="2"/>
              <w:szCs w:val="24"/>
              <w14:ligatures w14:val="standardContextual"/>
            </w:rPr>
          </w:pPr>
          <w:hyperlink w:anchor="_Toc203049201" w:history="1">
            <w:r w:rsidRPr="00EC10A3">
              <w:rPr>
                <w:rStyle w:val="af4"/>
                <w:rFonts w:ascii="Times New Roman" w:eastAsia="宋体" w:hAnsi="Times New Roman"/>
                <w:bCs/>
                <w:noProof/>
              </w:rPr>
              <w:t>9.2.2.</w:t>
            </w:r>
            <w:r w:rsidRPr="00EC10A3">
              <w:rPr>
                <w:rStyle w:val="af4"/>
                <w:rFonts w:ascii="Times New Roman" w:eastAsia="宋体" w:hAnsi="Times New Roman"/>
                <w:noProof/>
              </w:rPr>
              <w:t xml:space="preserve"> </w:t>
            </w:r>
            <w:r w:rsidRPr="00EC10A3">
              <w:rPr>
                <w:rStyle w:val="af4"/>
                <w:rFonts w:ascii="Times New Roman" w:eastAsia="宋体" w:hAnsi="Times New Roman"/>
                <w:noProof/>
              </w:rPr>
              <w:t>风险</w:t>
            </w:r>
            <w:r w:rsidRPr="00EC10A3">
              <w:rPr>
                <w:rStyle w:val="af4"/>
                <w:rFonts w:ascii="Times New Roman" w:eastAsia="宋体" w:hAnsi="Times New Roman"/>
                <w:bCs/>
                <w:noProof/>
              </w:rPr>
              <w:t>量化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tab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begin"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instrText xml:space="preserve"> PAGEREF _Toc203049201 \h </w:instrText>
            </w:r>
            <w:r w:rsidRPr="00EC10A3">
              <w:rPr>
                <w:rFonts w:ascii="Times New Roman" w:eastAsia="宋体" w:hAnsi="Times New Roman"/>
                <w:noProof/>
                <w:webHidden/>
              </w:rPr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separate"/>
            </w:r>
            <w:r w:rsidR="00306917">
              <w:rPr>
                <w:rFonts w:ascii="Times New Roman" w:eastAsia="宋体" w:hAnsi="Times New Roman"/>
                <w:noProof/>
                <w:webHidden/>
              </w:rPr>
              <w:t>13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end"/>
            </w:r>
          </w:hyperlink>
        </w:p>
        <w:p w14:paraId="7908AC7C" w14:textId="5D7A78E2" w:rsidR="00EC10A3" w:rsidRPr="00EC10A3" w:rsidRDefault="00EC10A3">
          <w:pPr>
            <w:pStyle w:val="TOC3"/>
            <w:tabs>
              <w:tab w:val="right" w:leader="dot" w:pos="8296"/>
            </w:tabs>
            <w:rPr>
              <w:rFonts w:ascii="Times New Roman" w:eastAsia="宋体" w:hAnsi="Times New Roman"/>
              <w:noProof/>
              <w:kern w:val="2"/>
              <w:szCs w:val="24"/>
              <w14:ligatures w14:val="standardContextual"/>
            </w:rPr>
          </w:pPr>
          <w:hyperlink w:anchor="_Toc203049202" w:history="1">
            <w:r w:rsidRPr="00EC10A3">
              <w:rPr>
                <w:rStyle w:val="af4"/>
                <w:rFonts w:ascii="Times New Roman" w:eastAsia="宋体" w:hAnsi="Times New Roman"/>
                <w:bCs/>
                <w:noProof/>
              </w:rPr>
              <w:t xml:space="preserve">9.2.3. </w:t>
            </w:r>
            <w:r w:rsidRPr="00EC10A3">
              <w:rPr>
                <w:rStyle w:val="af4"/>
                <w:rFonts w:ascii="Times New Roman" w:eastAsia="宋体" w:hAnsi="Times New Roman"/>
                <w:bCs/>
                <w:noProof/>
              </w:rPr>
              <w:t>风险优先级排序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tab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begin"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instrText xml:space="preserve"> PAGEREF _Toc203049202 \h </w:instrText>
            </w:r>
            <w:r w:rsidRPr="00EC10A3">
              <w:rPr>
                <w:rFonts w:ascii="Times New Roman" w:eastAsia="宋体" w:hAnsi="Times New Roman"/>
                <w:noProof/>
                <w:webHidden/>
              </w:rPr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separate"/>
            </w:r>
            <w:r w:rsidR="00306917">
              <w:rPr>
                <w:rFonts w:ascii="Times New Roman" w:eastAsia="宋体" w:hAnsi="Times New Roman"/>
                <w:noProof/>
                <w:webHidden/>
              </w:rPr>
              <w:t>13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end"/>
            </w:r>
          </w:hyperlink>
        </w:p>
        <w:p w14:paraId="5CCDFE4A" w14:textId="2AD5302F" w:rsidR="00EC10A3" w:rsidRPr="00EC10A3" w:rsidRDefault="00EC10A3">
          <w:pPr>
            <w:pStyle w:val="TOC3"/>
            <w:tabs>
              <w:tab w:val="right" w:leader="dot" w:pos="8296"/>
            </w:tabs>
            <w:rPr>
              <w:rFonts w:ascii="Times New Roman" w:eastAsia="宋体" w:hAnsi="Times New Roman"/>
              <w:noProof/>
              <w:kern w:val="2"/>
              <w:szCs w:val="24"/>
              <w14:ligatures w14:val="standardContextual"/>
            </w:rPr>
          </w:pPr>
          <w:hyperlink w:anchor="_Toc203049203" w:history="1">
            <w:r w:rsidRPr="00EC10A3">
              <w:rPr>
                <w:rStyle w:val="af4"/>
                <w:rFonts w:ascii="Times New Roman" w:eastAsia="宋体" w:hAnsi="Times New Roman"/>
                <w:bCs/>
                <w:noProof/>
              </w:rPr>
              <w:t xml:space="preserve">9.2.4. </w:t>
            </w:r>
            <w:r w:rsidRPr="00EC10A3">
              <w:rPr>
                <w:rStyle w:val="af4"/>
                <w:rFonts w:ascii="Times New Roman" w:eastAsia="宋体" w:hAnsi="Times New Roman"/>
                <w:bCs/>
                <w:noProof/>
              </w:rPr>
              <w:t>输出结果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tab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begin"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instrText xml:space="preserve"> PAGEREF _Toc203049203 \h </w:instrText>
            </w:r>
            <w:r w:rsidRPr="00EC10A3">
              <w:rPr>
                <w:rFonts w:ascii="Times New Roman" w:eastAsia="宋体" w:hAnsi="Times New Roman"/>
                <w:noProof/>
                <w:webHidden/>
              </w:rPr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separate"/>
            </w:r>
            <w:r w:rsidR="00306917">
              <w:rPr>
                <w:rFonts w:ascii="Times New Roman" w:eastAsia="宋体" w:hAnsi="Times New Roman"/>
                <w:noProof/>
                <w:webHidden/>
              </w:rPr>
              <w:t>13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end"/>
            </w:r>
          </w:hyperlink>
        </w:p>
        <w:p w14:paraId="65A156CA" w14:textId="6F48EE7E" w:rsidR="00EC10A3" w:rsidRPr="00EC10A3" w:rsidRDefault="00EC10A3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/>
              <w:noProof/>
              <w:kern w:val="2"/>
              <w:szCs w:val="24"/>
              <w14:ligatures w14:val="standardContextual"/>
            </w:rPr>
          </w:pPr>
          <w:hyperlink w:anchor="_Toc203049204" w:history="1">
            <w:r w:rsidRPr="00EC10A3">
              <w:rPr>
                <w:rStyle w:val="af4"/>
                <w:rFonts w:ascii="Times New Roman" w:eastAsia="宋体" w:hAnsi="Times New Roman"/>
                <w:noProof/>
              </w:rPr>
              <w:t xml:space="preserve">10. </w:t>
            </w:r>
            <w:r w:rsidRPr="00EC10A3">
              <w:rPr>
                <w:rStyle w:val="af4"/>
                <w:rFonts w:ascii="Times New Roman" w:eastAsia="宋体" w:hAnsi="Times New Roman"/>
                <w:noProof/>
              </w:rPr>
              <w:t>资源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tab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begin"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instrText xml:space="preserve"> PAGEREF _Toc203049204 \h </w:instrText>
            </w:r>
            <w:r w:rsidRPr="00EC10A3">
              <w:rPr>
                <w:rFonts w:ascii="Times New Roman" w:eastAsia="宋体" w:hAnsi="Times New Roman"/>
                <w:noProof/>
                <w:webHidden/>
              </w:rPr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separate"/>
            </w:r>
            <w:r w:rsidR="00306917">
              <w:rPr>
                <w:rFonts w:ascii="Times New Roman" w:eastAsia="宋体" w:hAnsi="Times New Roman"/>
                <w:noProof/>
                <w:webHidden/>
              </w:rPr>
              <w:t>13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end"/>
            </w:r>
          </w:hyperlink>
        </w:p>
        <w:p w14:paraId="798B7186" w14:textId="5E58DACB" w:rsidR="00EC10A3" w:rsidRPr="00EC10A3" w:rsidRDefault="00EC10A3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/>
              <w:noProof/>
              <w:kern w:val="2"/>
              <w:szCs w:val="24"/>
              <w14:ligatures w14:val="standardContextual"/>
            </w:rPr>
          </w:pPr>
          <w:hyperlink w:anchor="_Toc203049205" w:history="1">
            <w:r w:rsidRPr="00EC10A3">
              <w:rPr>
                <w:rStyle w:val="af4"/>
                <w:rFonts w:ascii="Times New Roman" w:eastAsia="宋体" w:hAnsi="Times New Roman"/>
                <w:noProof/>
              </w:rPr>
              <w:t xml:space="preserve">11. </w:t>
            </w:r>
            <w:r w:rsidRPr="00EC10A3">
              <w:rPr>
                <w:rStyle w:val="af4"/>
                <w:rFonts w:ascii="Times New Roman" w:eastAsia="宋体" w:hAnsi="Times New Roman"/>
                <w:noProof/>
              </w:rPr>
              <w:t>动态更新机制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tab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begin"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instrText xml:space="preserve"> PAGEREF _Toc203049205 \h </w:instrText>
            </w:r>
            <w:r w:rsidRPr="00EC10A3">
              <w:rPr>
                <w:rFonts w:ascii="Times New Roman" w:eastAsia="宋体" w:hAnsi="Times New Roman"/>
                <w:noProof/>
                <w:webHidden/>
              </w:rPr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separate"/>
            </w:r>
            <w:r w:rsidR="00306917">
              <w:rPr>
                <w:rFonts w:ascii="Times New Roman" w:eastAsia="宋体" w:hAnsi="Times New Roman"/>
                <w:noProof/>
                <w:webHidden/>
              </w:rPr>
              <w:t>13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end"/>
            </w:r>
          </w:hyperlink>
        </w:p>
        <w:p w14:paraId="758F2254" w14:textId="1C52612F" w:rsidR="00EC10A3" w:rsidRPr="00EC10A3" w:rsidRDefault="00EC10A3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/>
              <w:noProof/>
              <w:kern w:val="2"/>
              <w:szCs w:val="24"/>
              <w14:ligatures w14:val="standardContextual"/>
            </w:rPr>
          </w:pPr>
          <w:hyperlink w:anchor="_Toc203049206" w:history="1">
            <w:r w:rsidRPr="00EC10A3">
              <w:rPr>
                <w:rStyle w:val="af4"/>
                <w:rFonts w:ascii="Times New Roman" w:eastAsia="宋体" w:hAnsi="Times New Roman"/>
                <w:noProof/>
              </w:rPr>
              <w:t xml:space="preserve">12. </w:t>
            </w:r>
            <w:r w:rsidRPr="00EC10A3">
              <w:rPr>
                <w:rStyle w:val="af4"/>
                <w:rFonts w:ascii="Times New Roman" w:eastAsia="宋体" w:hAnsi="Times New Roman"/>
                <w:noProof/>
              </w:rPr>
              <w:t>评价指标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tab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begin"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instrText xml:space="preserve"> PAGEREF _Toc203049206 \h </w:instrText>
            </w:r>
            <w:r w:rsidRPr="00EC10A3">
              <w:rPr>
                <w:rFonts w:ascii="Times New Roman" w:eastAsia="宋体" w:hAnsi="Times New Roman"/>
                <w:noProof/>
                <w:webHidden/>
              </w:rPr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separate"/>
            </w:r>
            <w:r w:rsidR="00306917">
              <w:rPr>
                <w:rFonts w:ascii="Times New Roman" w:eastAsia="宋体" w:hAnsi="Times New Roman"/>
                <w:noProof/>
                <w:webHidden/>
              </w:rPr>
              <w:t>14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end"/>
            </w:r>
          </w:hyperlink>
        </w:p>
        <w:p w14:paraId="0F24EC13" w14:textId="3F2B03A4" w:rsidR="00EC10A3" w:rsidRPr="00EC10A3" w:rsidRDefault="00EC10A3">
          <w:pPr>
            <w:pStyle w:val="TOC1"/>
            <w:tabs>
              <w:tab w:val="right" w:leader="dot" w:pos="8296"/>
            </w:tabs>
            <w:rPr>
              <w:rFonts w:ascii="Times New Roman" w:eastAsia="宋体" w:hAnsi="Times New Roman"/>
              <w:noProof/>
              <w:kern w:val="2"/>
              <w:szCs w:val="24"/>
              <w14:ligatures w14:val="standardContextual"/>
            </w:rPr>
          </w:pPr>
          <w:hyperlink w:anchor="_Toc203049207" w:history="1">
            <w:r w:rsidRPr="00EC10A3">
              <w:rPr>
                <w:rStyle w:val="af4"/>
                <w:rFonts w:ascii="Times New Roman" w:eastAsia="宋体" w:hAnsi="Times New Roman"/>
                <w:noProof/>
              </w:rPr>
              <w:t xml:space="preserve">13. </w:t>
            </w:r>
            <w:r w:rsidRPr="00EC10A3">
              <w:rPr>
                <w:rStyle w:val="af4"/>
                <w:rFonts w:ascii="Times New Roman" w:eastAsia="宋体" w:hAnsi="Times New Roman"/>
                <w:noProof/>
              </w:rPr>
              <w:t>结论与建议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tab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begin"/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instrText xml:space="preserve"> PAGEREF _Toc203049207 \h </w:instrText>
            </w:r>
            <w:r w:rsidRPr="00EC10A3">
              <w:rPr>
                <w:rFonts w:ascii="Times New Roman" w:eastAsia="宋体" w:hAnsi="Times New Roman"/>
                <w:noProof/>
                <w:webHidden/>
              </w:rPr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separate"/>
            </w:r>
            <w:r w:rsidR="00306917">
              <w:rPr>
                <w:rFonts w:ascii="Times New Roman" w:eastAsia="宋体" w:hAnsi="Times New Roman"/>
                <w:noProof/>
                <w:webHidden/>
              </w:rPr>
              <w:t>14</w:t>
            </w:r>
            <w:r w:rsidRPr="00EC10A3">
              <w:rPr>
                <w:rFonts w:ascii="Times New Roman" w:eastAsia="宋体" w:hAnsi="Times New Roman"/>
                <w:noProof/>
                <w:webHidden/>
              </w:rPr>
              <w:fldChar w:fldCharType="end"/>
            </w:r>
          </w:hyperlink>
        </w:p>
        <w:p w14:paraId="4A1FA5FA" w14:textId="16815C9D" w:rsidR="00282639" w:rsidRPr="00EC10A3" w:rsidRDefault="00282639" w:rsidP="00C91483">
          <w:pPr>
            <w:jc w:val="left"/>
            <w:rPr>
              <w:rFonts w:ascii="Times New Roman" w:eastAsia="宋体" w:hAnsi="Times New Roman" w:cs="Times New Roman"/>
            </w:rPr>
          </w:pPr>
          <w:r w:rsidRPr="00EC10A3">
            <w:rPr>
              <w:rFonts w:ascii="Times New Roman" w:eastAsia="宋体" w:hAnsi="Times New Roman" w:cs="Times New Roman"/>
              <w:b/>
              <w:bCs/>
              <w:lang w:val="zh-CN"/>
            </w:rPr>
            <w:lastRenderedPageBreak/>
            <w:fldChar w:fldCharType="end"/>
          </w:r>
        </w:p>
      </w:sdtContent>
    </w:sdt>
    <w:p w14:paraId="3B2F397E" w14:textId="77777777" w:rsidR="00282639" w:rsidRPr="00EC10A3" w:rsidRDefault="00282639" w:rsidP="00E00AD3">
      <w:pPr>
        <w:pStyle w:val="1"/>
        <w:numPr>
          <w:ilvl w:val="0"/>
          <w:numId w:val="1"/>
        </w:numPr>
        <w:jc w:val="left"/>
        <w:rPr>
          <w:rFonts w:cs="Times New Roman"/>
        </w:rPr>
      </w:pPr>
      <w:bookmarkStart w:id="0" w:name="_Toc203049177"/>
      <w:r w:rsidRPr="00EC10A3">
        <w:rPr>
          <w:rFonts w:cs="Times New Roman"/>
        </w:rPr>
        <w:t>概述</w:t>
      </w:r>
      <w:bookmarkEnd w:id="0"/>
    </w:p>
    <w:p w14:paraId="1DBD702A" w14:textId="77777777" w:rsidR="00282639" w:rsidRPr="00EC10A3" w:rsidRDefault="00282639" w:rsidP="00E00AD3">
      <w:pPr>
        <w:pStyle w:val="2"/>
        <w:numPr>
          <w:ilvl w:val="1"/>
          <w:numId w:val="1"/>
        </w:numPr>
        <w:jc w:val="left"/>
        <w:rPr>
          <w:rFonts w:cs="Times New Roman"/>
        </w:rPr>
      </w:pPr>
      <w:bookmarkStart w:id="1" w:name="_Toc203049178"/>
      <w:r w:rsidRPr="00EC10A3">
        <w:rPr>
          <w:rFonts w:cs="Times New Roman"/>
        </w:rPr>
        <w:t>目的</w:t>
      </w:r>
      <w:bookmarkEnd w:id="1"/>
    </w:p>
    <w:p w14:paraId="0784C97D" w14:textId="108D7F41" w:rsidR="00282639" w:rsidRPr="00EC10A3" w:rsidRDefault="000A3141" w:rsidP="00E00AD3">
      <w:pPr>
        <w:spacing w:line="360" w:lineRule="auto"/>
        <w:ind w:firstLine="420"/>
        <w:jc w:val="left"/>
        <w:rPr>
          <w:rFonts w:ascii="Times New Roman" w:eastAsia="宋体" w:hAnsi="Times New Roman" w:cs="Times New Roman"/>
        </w:rPr>
      </w:pPr>
      <w:r w:rsidRPr="00135467">
        <w:rPr>
          <w:rFonts w:ascii="Times New Roman" w:eastAsia="宋体" w:hAnsi="Times New Roman" w:cs="Times New Roman"/>
          <w:szCs w:val="21"/>
        </w:rPr>
        <w:t>制定本网络安全风险管理计划，旨在通过系统化的风险管理方法，识别、评估和控制医疗器械软件在全生命周期中可能面临的网络安全威胁。确保系统的机密性、完整性和可用性，满足相关法律法规（如</w:t>
      </w:r>
      <w:r w:rsidRPr="00135467">
        <w:rPr>
          <w:rFonts w:ascii="Times New Roman" w:eastAsia="宋体" w:hAnsi="Times New Roman" w:cs="Times New Roman"/>
          <w:szCs w:val="21"/>
        </w:rPr>
        <w:t xml:space="preserve"> FDA </w:t>
      </w:r>
      <w:r w:rsidRPr="00135467">
        <w:rPr>
          <w:rFonts w:ascii="Times New Roman" w:eastAsia="宋体" w:hAnsi="Times New Roman" w:cs="Times New Roman"/>
          <w:szCs w:val="21"/>
        </w:rPr>
        <w:t>指南、</w:t>
      </w:r>
      <w:r w:rsidR="503B65C8" w:rsidRPr="00135467">
        <w:rPr>
          <w:rFonts w:ascii="Times New Roman" w:eastAsia="宋体" w:hAnsi="Times New Roman" w:cs="Times New Roman"/>
          <w:szCs w:val="21"/>
        </w:rPr>
        <w:t xml:space="preserve"> ISO14971</w:t>
      </w:r>
      <w:r w:rsidR="503B65C8" w:rsidRPr="00135467">
        <w:rPr>
          <w:rFonts w:ascii="Times New Roman" w:eastAsia="宋体" w:hAnsi="Times New Roman" w:cs="Times New Roman"/>
          <w:szCs w:val="21"/>
        </w:rPr>
        <w:t>、</w:t>
      </w:r>
      <w:r w:rsidR="6D31078D" w:rsidRPr="00135467">
        <w:rPr>
          <w:rFonts w:ascii="Times New Roman" w:eastAsia="宋体" w:hAnsi="Times New Roman" w:cs="Times New Roman"/>
          <w:szCs w:val="21"/>
        </w:rPr>
        <w:t xml:space="preserve"> AAMI TIR57</w:t>
      </w:r>
      <w:r w:rsidRPr="00135467">
        <w:rPr>
          <w:rFonts w:ascii="Times New Roman" w:eastAsia="宋体" w:hAnsi="Times New Roman" w:cs="Times New Roman"/>
          <w:szCs w:val="21"/>
        </w:rPr>
        <w:t xml:space="preserve"> </w:t>
      </w:r>
      <w:r w:rsidRPr="00135467">
        <w:rPr>
          <w:rFonts w:ascii="Times New Roman" w:eastAsia="宋体" w:hAnsi="Times New Roman" w:cs="Times New Roman"/>
          <w:szCs w:val="21"/>
        </w:rPr>
        <w:t>标准）和行业最佳实践要求</w:t>
      </w:r>
      <w:r w:rsidR="002F6BB1" w:rsidRPr="00135467">
        <w:rPr>
          <w:rFonts w:ascii="Times New Roman" w:eastAsia="宋体" w:hAnsi="Times New Roman" w:cs="Times New Roman"/>
          <w:szCs w:val="21"/>
        </w:rPr>
        <w:t>，</w:t>
      </w:r>
      <w:r w:rsidR="00884D8D" w:rsidRPr="00135467">
        <w:rPr>
          <w:rFonts w:ascii="Times New Roman" w:eastAsia="宋体" w:hAnsi="Times New Roman" w:cs="Times New Roman"/>
          <w:szCs w:val="21"/>
        </w:rPr>
        <w:t>重点保障患者数据在传输、存储和处理过程中的隐私与安全，防止未授权访问或泄露</w:t>
      </w:r>
      <w:r w:rsidR="002F6BB1" w:rsidRPr="00135467">
        <w:rPr>
          <w:rFonts w:ascii="Times New Roman" w:eastAsia="宋体" w:hAnsi="Times New Roman" w:cs="Times New Roman"/>
          <w:szCs w:val="21"/>
        </w:rPr>
        <w:t>，</w:t>
      </w:r>
      <w:r w:rsidRPr="00135467">
        <w:rPr>
          <w:rFonts w:ascii="Times New Roman" w:eastAsia="宋体" w:hAnsi="Times New Roman" w:cs="Times New Roman"/>
          <w:szCs w:val="21"/>
        </w:rPr>
        <w:t>支持产品的安全性设计、测试与合规认证，为持续的网络安全监控和改进提供指导</w:t>
      </w:r>
      <w:r w:rsidR="00282639" w:rsidRPr="00EC10A3">
        <w:rPr>
          <w:rFonts w:ascii="Times New Roman" w:eastAsia="宋体" w:hAnsi="Times New Roman" w:cs="Times New Roman"/>
        </w:rPr>
        <w:t>。</w:t>
      </w:r>
    </w:p>
    <w:p w14:paraId="0C3265CE" w14:textId="6D7F4A6E" w:rsidR="00282639" w:rsidRPr="00EC10A3" w:rsidRDefault="009E291F" w:rsidP="00E00AD3">
      <w:pPr>
        <w:pStyle w:val="2"/>
        <w:numPr>
          <w:ilvl w:val="1"/>
          <w:numId w:val="1"/>
        </w:numPr>
        <w:jc w:val="left"/>
        <w:rPr>
          <w:rFonts w:cs="Times New Roman"/>
        </w:rPr>
      </w:pPr>
      <w:bookmarkStart w:id="2" w:name="_Toc203049179"/>
      <w:r w:rsidRPr="00EC10A3">
        <w:rPr>
          <w:rFonts w:cs="Times New Roman"/>
        </w:rPr>
        <w:t>产品定义</w:t>
      </w:r>
      <w:bookmarkEnd w:id="2"/>
    </w:p>
    <w:p w14:paraId="04783574" w14:textId="29362D58" w:rsidR="00282639" w:rsidRPr="00EC10A3" w:rsidRDefault="00282639" w:rsidP="00E00AD3">
      <w:pPr>
        <w:spacing w:line="360" w:lineRule="auto"/>
        <w:ind w:leftChars="202" w:left="424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本文件适用的产品为</w:t>
      </w:r>
      <w:ins w:id="3" w:author="李佳励" w:date="2026-02-03T11:03:00Z" w16du:dateUtc="2026-02-03T03:03:00Z">
        <w:r w:rsidR="00B27FEF">
          <w:rPr>
            <w:rFonts w:ascii="Times New Roman" w:eastAsia="宋体" w:hAnsi="Times New Roman" w:cs="Times New Roman" w:hint="eastAsia"/>
          </w:rPr>
          <w:t>本公司</w:t>
        </w:r>
      </w:ins>
      <w:del w:id="4" w:author="李佳励" w:date="2026-02-03T11:03:00Z" w16du:dateUtc="2026-02-03T03:03:00Z">
        <w:r w:rsidRPr="00EC10A3" w:rsidDel="00B27FEF">
          <w:rPr>
            <w:rFonts w:ascii="Times New Roman" w:eastAsia="宋体" w:hAnsi="Times New Roman" w:cs="Times New Roman"/>
          </w:rPr>
          <w:delText>推想</w:delText>
        </w:r>
      </w:del>
      <w:r w:rsidRPr="00EC10A3">
        <w:rPr>
          <w:rFonts w:ascii="Times New Roman" w:eastAsia="宋体" w:hAnsi="Times New Roman" w:cs="Times New Roman"/>
        </w:rPr>
        <w:t>的软件产品：</w:t>
      </w:r>
    </w:p>
    <w:p w14:paraId="12A75DAA" w14:textId="30021C5C" w:rsidR="00282639" w:rsidRPr="00EC10A3" w:rsidRDefault="00282639" w:rsidP="00E00AD3">
      <w:pPr>
        <w:spacing w:line="360" w:lineRule="auto"/>
        <w:ind w:leftChars="202" w:left="424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产品名称：</w:t>
      </w:r>
      <w:r w:rsidR="00484DCC" w:rsidRPr="00EC10A3">
        <w:rPr>
          <w:rFonts w:ascii="Times New Roman" w:eastAsia="宋体" w:hAnsi="Times New Roman" w:cs="Times New Roman"/>
        </w:rPr>
        <w:t>InferCare RECIST</w:t>
      </w:r>
    </w:p>
    <w:p w14:paraId="39C0F0EA" w14:textId="4DEB93B9" w:rsidR="00282639" w:rsidRPr="00EC10A3" w:rsidRDefault="00282639" w:rsidP="00E00AD3">
      <w:pPr>
        <w:spacing w:line="360" w:lineRule="auto"/>
        <w:ind w:leftChars="202" w:left="424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完整版本：</w:t>
      </w:r>
      <w:r w:rsidR="00484DCC" w:rsidRPr="00EC10A3">
        <w:rPr>
          <w:rFonts w:ascii="Times New Roman" w:eastAsia="宋体" w:hAnsi="Times New Roman" w:cs="Times New Roman"/>
        </w:rPr>
        <w:t>1.0.</w:t>
      </w:r>
      <w:ins w:id="5" w:author="李佳励" w:date="2026-02-03T11:02:00Z" w16du:dateUtc="2026-02-03T03:02:00Z">
        <w:r w:rsidR="00126067">
          <w:rPr>
            <w:rFonts w:ascii="Times New Roman" w:eastAsia="宋体" w:hAnsi="Times New Roman" w:cs="Times New Roman" w:hint="eastAsia"/>
          </w:rPr>
          <w:t>1</w:t>
        </w:r>
      </w:ins>
      <w:del w:id="6" w:author="李佳励" w:date="2026-02-03T11:02:00Z" w16du:dateUtc="2026-02-03T03:02:00Z">
        <w:r w:rsidR="00484DCC" w:rsidRPr="00EC10A3" w:rsidDel="00126067">
          <w:rPr>
            <w:rFonts w:ascii="Times New Roman" w:eastAsia="宋体" w:hAnsi="Times New Roman" w:cs="Times New Roman"/>
          </w:rPr>
          <w:delText>0</w:delText>
        </w:r>
      </w:del>
      <w:r w:rsidR="00484DCC" w:rsidRPr="00EC10A3">
        <w:rPr>
          <w:rFonts w:ascii="Times New Roman" w:eastAsia="宋体" w:hAnsi="Times New Roman" w:cs="Times New Roman"/>
        </w:rPr>
        <w:t>.0</w:t>
      </w:r>
    </w:p>
    <w:p w14:paraId="39E716A7" w14:textId="77777777" w:rsidR="00282639" w:rsidRPr="00EC10A3" w:rsidRDefault="00282639" w:rsidP="00E00AD3">
      <w:pPr>
        <w:pStyle w:val="1"/>
        <w:numPr>
          <w:ilvl w:val="0"/>
          <w:numId w:val="1"/>
        </w:numPr>
        <w:jc w:val="left"/>
        <w:rPr>
          <w:rFonts w:cs="Times New Roman"/>
        </w:rPr>
      </w:pPr>
      <w:bookmarkStart w:id="7" w:name="_Toc203049180"/>
      <w:r w:rsidRPr="00EC10A3">
        <w:rPr>
          <w:rFonts w:cs="Times New Roman"/>
        </w:rPr>
        <w:t>系统概述</w:t>
      </w:r>
      <w:bookmarkEnd w:id="7"/>
    </w:p>
    <w:p w14:paraId="109AAC61" w14:textId="77777777" w:rsidR="00282639" w:rsidRPr="00EC10A3" w:rsidRDefault="00282639" w:rsidP="00E00AD3">
      <w:pPr>
        <w:pStyle w:val="2"/>
        <w:numPr>
          <w:ilvl w:val="1"/>
          <w:numId w:val="1"/>
        </w:numPr>
        <w:jc w:val="left"/>
        <w:rPr>
          <w:rFonts w:cs="Times New Roman"/>
          <w:szCs w:val="32"/>
        </w:rPr>
      </w:pPr>
      <w:bookmarkStart w:id="8" w:name="_Toc203049181"/>
      <w:r w:rsidRPr="00EC10A3">
        <w:rPr>
          <w:rFonts w:cs="Times New Roman"/>
          <w:szCs w:val="32"/>
        </w:rPr>
        <w:t>物理拓扑图</w:t>
      </w:r>
      <w:bookmarkEnd w:id="8"/>
    </w:p>
    <w:p w14:paraId="17D8DF14" w14:textId="38356912" w:rsidR="00002198" w:rsidRPr="00EC10A3" w:rsidRDefault="00282639" w:rsidP="00E00AD3">
      <w:pPr>
        <w:overflowPunct w:val="0"/>
        <w:autoSpaceDE w:val="0"/>
        <w:autoSpaceDN w:val="0"/>
        <w:adjustRightInd w:val="0"/>
        <w:spacing w:line="360" w:lineRule="auto"/>
        <w:ind w:firstLineChars="200" w:firstLine="420"/>
        <w:jc w:val="left"/>
        <w:textAlignment w:val="baseline"/>
        <w:rPr>
          <w:rFonts w:ascii="Times New Roman" w:eastAsia="宋体" w:hAnsi="Times New Roman" w:cs="Times New Roman"/>
          <w:color w:val="000000" w:themeColor="text1"/>
          <w:szCs w:val="20"/>
        </w:rPr>
      </w:pPr>
      <w:r w:rsidRPr="00EC10A3">
        <w:rPr>
          <w:rFonts w:ascii="Times New Roman" w:eastAsia="宋体" w:hAnsi="Times New Roman" w:cs="Times New Roman"/>
          <w:color w:val="000000" w:themeColor="text1"/>
        </w:rPr>
        <w:t>如图</w:t>
      </w:r>
      <w:r w:rsidRPr="00EC10A3">
        <w:rPr>
          <w:rFonts w:ascii="Times New Roman" w:eastAsia="宋体" w:hAnsi="Times New Roman" w:cs="Times New Roman"/>
          <w:color w:val="000000" w:themeColor="text1"/>
        </w:rPr>
        <w:t>1</w:t>
      </w:r>
      <w:r w:rsidRPr="00EC10A3">
        <w:rPr>
          <w:rFonts w:ascii="Times New Roman" w:eastAsia="宋体" w:hAnsi="Times New Roman" w:cs="Times New Roman"/>
          <w:color w:val="000000" w:themeColor="text1"/>
        </w:rPr>
        <w:t>所示：</w:t>
      </w:r>
    </w:p>
    <w:p w14:paraId="515F523F" w14:textId="50FED6B9" w:rsidR="6D2C301C" w:rsidRPr="00EC10A3" w:rsidRDefault="6D2C301C" w:rsidP="00E00AD3">
      <w:pPr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color w:val="000000" w:themeColor="text1"/>
        </w:rPr>
      </w:pPr>
    </w:p>
    <w:p w14:paraId="4FF25396" w14:textId="2B64550C" w:rsidR="19EBB8EC" w:rsidRPr="00EC10A3" w:rsidRDefault="00A10E61" w:rsidP="007972AF">
      <w:pPr>
        <w:spacing w:line="360" w:lineRule="auto"/>
        <w:ind w:firstLineChars="200" w:firstLine="420"/>
        <w:jc w:val="center"/>
        <w:rPr>
          <w:rFonts w:ascii="Times New Roman" w:eastAsia="宋体" w:hAnsi="Times New Roman" w:cs="Times New Roman"/>
          <w:color w:val="000000" w:themeColor="text1"/>
        </w:rPr>
      </w:pPr>
      <w:r w:rsidRPr="00EC10A3">
        <w:rPr>
          <w:rFonts w:ascii="Times New Roman" w:eastAsia="宋体" w:hAnsi="Times New Roman" w:cs="Times New Roman"/>
          <w:noProof/>
        </w:rPr>
        <w:drawing>
          <wp:inline distT="0" distB="0" distL="0" distR="0" wp14:anchorId="54297E33" wp14:editId="7BE164D7">
            <wp:extent cx="4676775" cy="3267075"/>
            <wp:effectExtent l="0" t="0" r="0" b="0"/>
            <wp:docPr id="780655990" name="图片 2" descr="Picture 2002385720, 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2002385720, 图片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10A3">
        <w:rPr>
          <w:rFonts w:ascii="Times New Roman" w:eastAsia="宋体" w:hAnsi="Times New Roman" w:cs="Times New Roman"/>
        </w:rPr>
        <w:br/>
      </w:r>
      <w:bookmarkStart w:id="9" w:name="OLE_LINK202"/>
      <w:r w:rsidR="00282639" w:rsidRPr="00EC10A3">
        <w:rPr>
          <w:rFonts w:ascii="Times New Roman" w:eastAsia="宋体" w:hAnsi="Times New Roman" w:cs="Times New Roman"/>
          <w:color w:val="000000" w:themeColor="text1"/>
        </w:rPr>
        <w:t>图</w:t>
      </w:r>
      <w:r w:rsidR="00282639" w:rsidRPr="00EC10A3">
        <w:rPr>
          <w:rFonts w:ascii="Times New Roman" w:eastAsia="宋体" w:hAnsi="Times New Roman" w:cs="Times New Roman"/>
          <w:color w:val="000000" w:themeColor="text1"/>
        </w:rPr>
        <w:t xml:space="preserve">1 </w:t>
      </w:r>
      <w:r w:rsidR="00282639" w:rsidRPr="00EC10A3">
        <w:rPr>
          <w:rFonts w:ascii="Times New Roman" w:eastAsia="宋体" w:hAnsi="Times New Roman" w:cs="Times New Roman"/>
          <w:color w:val="000000" w:themeColor="text1"/>
        </w:rPr>
        <w:t>物理拓扑图</w:t>
      </w:r>
      <w:bookmarkEnd w:id="9"/>
    </w:p>
    <w:p w14:paraId="3543306A" w14:textId="77777777" w:rsidR="00A70FF1" w:rsidRPr="00EC10A3" w:rsidRDefault="00A70FF1" w:rsidP="00A70FF1">
      <w:pPr>
        <w:spacing w:line="36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0"/>
        </w:rPr>
      </w:pPr>
      <w:r w:rsidRPr="00EC10A3">
        <w:rPr>
          <w:rFonts w:ascii="Times New Roman" w:eastAsia="宋体" w:hAnsi="Times New Roman" w:cs="Times New Roman"/>
          <w:color w:val="000000" w:themeColor="text1"/>
          <w:szCs w:val="20"/>
        </w:rPr>
        <w:t>1</w:t>
      </w:r>
      <w:r w:rsidRPr="00EC10A3">
        <w:rPr>
          <w:rFonts w:ascii="Times New Roman" w:eastAsia="宋体" w:hAnsi="Times New Roman" w:cs="Times New Roman"/>
          <w:color w:val="000000" w:themeColor="text1"/>
          <w:szCs w:val="20"/>
        </w:rPr>
        <w:t>）数据交换采用广域网互通。</w:t>
      </w:r>
      <w:r w:rsidRPr="00EC10A3">
        <w:rPr>
          <w:rFonts w:ascii="Times New Roman" w:eastAsia="宋体" w:hAnsi="Times New Roman" w:cs="Times New Roman"/>
          <w:color w:val="000000" w:themeColor="text1"/>
          <w:szCs w:val="20"/>
        </w:rPr>
        <w:t> </w:t>
      </w:r>
    </w:p>
    <w:p w14:paraId="6DA51A5D" w14:textId="5175F5EF" w:rsidR="00A70FF1" w:rsidRPr="00EC10A3" w:rsidRDefault="00A70FF1" w:rsidP="00A70FF1">
      <w:pPr>
        <w:spacing w:line="36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0"/>
        </w:rPr>
      </w:pPr>
      <w:r w:rsidRPr="00EC10A3">
        <w:rPr>
          <w:rFonts w:ascii="Times New Roman" w:eastAsia="宋体" w:hAnsi="Times New Roman" w:cs="Times New Roman"/>
          <w:color w:val="000000" w:themeColor="text1"/>
          <w:szCs w:val="20"/>
        </w:rPr>
        <w:lastRenderedPageBreak/>
        <w:t>2</w:t>
      </w:r>
      <w:r w:rsidRPr="00EC10A3">
        <w:rPr>
          <w:rFonts w:ascii="Times New Roman" w:eastAsia="宋体" w:hAnsi="Times New Roman" w:cs="Times New Roman"/>
          <w:color w:val="000000" w:themeColor="text1"/>
          <w:szCs w:val="20"/>
        </w:rPr>
        <w:t>）用户使用</w:t>
      </w:r>
      <w:r w:rsidRPr="00EC10A3">
        <w:rPr>
          <w:rFonts w:ascii="Times New Roman" w:eastAsia="宋体" w:hAnsi="Times New Roman" w:cs="Times New Roman"/>
          <w:color w:val="000000" w:themeColor="text1"/>
          <w:szCs w:val="20"/>
        </w:rPr>
        <w:t>Chrome</w:t>
      </w:r>
      <w:r w:rsidRPr="00EC10A3">
        <w:rPr>
          <w:rFonts w:ascii="Times New Roman" w:eastAsia="宋体" w:hAnsi="Times New Roman" w:cs="Times New Roman"/>
          <w:color w:val="000000" w:themeColor="text1"/>
          <w:szCs w:val="20"/>
        </w:rPr>
        <w:t>浏览器通过</w:t>
      </w:r>
      <w:r w:rsidR="00374307">
        <w:rPr>
          <w:rFonts w:ascii="Times New Roman" w:eastAsia="宋体" w:hAnsi="Times New Roman" w:cs="Times New Roman" w:hint="eastAsia"/>
          <w:color w:val="000000" w:themeColor="text1"/>
          <w:szCs w:val="20"/>
        </w:rPr>
        <w:t>HTTP/</w:t>
      </w:r>
      <w:r w:rsidRPr="00EC10A3">
        <w:rPr>
          <w:rFonts w:ascii="Times New Roman" w:eastAsia="宋体" w:hAnsi="Times New Roman" w:cs="Times New Roman"/>
          <w:color w:val="000000" w:themeColor="text1"/>
          <w:szCs w:val="20"/>
        </w:rPr>
        <w:t>HTTPS</w:t>
      </w:r>
      <w:r w:rsidRPr="00EC10A3">
        <w:rPr>
          <w:rFonts w:ascii="Times New Roman" w:eastAsia="宋体" w:hAnsi="Times New Roman" w:cs="Times New Roman"/>
          <w:color w:val="000000" w:themeColor="text1"/>
          <w:szCs w:val="20"/>
        </w:rPr>
        <w:t>协议访问软件。</w:t>
      </w:r>
      <w:r w:rsidRPr="00EC10A3">
        <w:rPr>
          <w:rFonts w:ascii="Times New Roman" w:eastAsia="宋体" w:hAnsi="Times New Roman" w:cs="Times New Roman"/>
          <w:color w:val="000000" w:themeColor="text1"/>
          <w:szCs w:val="20"/>
        </w:rPr>
        <w:t> </w:t>
      </w:r>
    </w:p>
    <w:p w14:paraId="7FCCD357" w14:textId="3681A3F6" w:rsidR="00A70FF1" w:rsidRPr="00EC10A3" w:rsidRDefault="00A70FF1" w:rsidP="00A70FF1">
      <w:pPr>
        <w:spacing w:line="36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0"/>
        </w:rPr>
      </w:pPr>
      <w:r w:rsidRPr="00EC10A3">
        <w:rPr>
          <w:rFonts w:ascii="Times New Roman" w:eastAsia="宋体" w:hAnsi="Times New Roman" w:cs="Times New Roman"/>
          <w:color w:val="000000" w:themeColor="text1"/>
          <w:szCs w:val="20"/>
        </w:rPr>
        <w:t>3</w:t>
      </w:r>
      <w:r w:rsidRPr="00EC10A3">
        <w:rPr>
          <w:rFonts w:ascii="Times New Roman" w:eastAsia="宋体" w:hAnsi="Times New Roman" w:cs="Times New Roman"/>
          <w:color w:val="000000" w:themeColor="text1"/>
          <w:szCs w:val="20"/>
        </w:rPr>
        <w:t>）图像数据以</w:t>
      </w:r>
      <w:r w:rsidRPr="00EC10A3">
        <w:rPr>
          <w:rFonts w:ascii="Times New Roman" w:eastAsia="宋体" w:hAnsi="Times New Roman" w:cs="Times New Roman"/>
          <w:color w:val="000000" w:themeColor="text1"/>
          <w:szCs w:val="20"/>
          <w:lang w:val="en-GB"/>
        </w:rPr>
        <w:t>.dcm</w:t>
      </w:r>
      <w:r w:rsidRPr="00EC10A3">
        <w:rPr>
          <w:rFonts w:ascii="Times New Roman" w:eastAsia="宋体" w:hAnsi="Times New Roman" w:cs="Times New Roman"/>
          <w:color w:val="000000" w:themeColor="text1"/>
          <w:szCs w:val="20"/>
        </w:rPr>
        <w:t>格式存储在服务器磁盘，</w:t>
      </w:r>
      <w:r w:rsidRPr="00EC10A3">
        <w:rPr>
          <w:rFonts w:ascii="Times New Roman" w:eastAsia="宋体" w:hAnsi="Times New Roman" w:cs="Times New Roman"/>
          <w:color w:val="000000" w:themeColor="text1"/>
          <w:szCs w:val="20"/>
          <w:lang w:val="en-GB"/>
        </w:rPr>
        <w:t>DICOM</w:t>
      </w:r>
      <w:r w:rsidRPr="00EC10A3">
        <w:rPr>
          <w:rFonts w:ascii="Times New Roman" w:eastAsia="宋体" w:hAnsi="Times New Roman" w:cs="Times New Roman"/>
          <w:color w:val="000000" w:themeColor="text1"/>
          <w:szCs w:val="20"/>
        </w:rPr>
        <w:t>图像信息、图像路径、</w:t>
      </w:r>
      <w:r w:rsidR="00110B9C">
        <w:rPr>
          <w:rFonts w:ascii="Times New Roman" w:eastAsia="宋体" w:hAnsi="Times New Roman" w:cs="Times New Roman" w:hint="eastAsia"/>
          <w:color w:val="000000" w:themeColor="text1"/>
          <w:szCs w:val="20"/>
        </w:rPr>
        <w:t>处理</w:t>
      </w:r>
      <w:r w:rsidRPr="00EC10A3">
        <w:rPr>
          <w:rFonts w:ascii="Times New Roman" w:eastAsia="宋体" w:hAnsi="Times New Roman" w:cs="Times New Roman"/>
          <w:color w:val="000000" w:themeColor="text1"/>
          <w:szCs w:val="20"/>
        </w:rPr>
        <w:t>结果、用户信息等存储在服务器</w:t>
      </w:r>
      <w:r w:rsidR="00553A37" w:rsidRPr="00EC10A3">
        <w:rPr>
          <w:rFonts w:ascii="Times New Roman" w:eastAsia="宋体" w:hAnsi="Times New Roman" w:cs="Times New Roman"/>
          <w:color w:val="000000" w:themeColor="text1"/>
          <w:szCs w:val="20"/>
        </w:rPr>
        <w:t>。</w:t>
      </w:r>
    </w:p>
    <w:p w14:paraId="35FEF18C" w14:textId="77777777" w:rsidR="00282639" w:rsidRPr="00EC10A3" w:rsidRDefault="00282639" w:rsidP="00E00AD3">
      <w:pPr>
        <w:pStyle w:val="2"/>
        <w:numPr>
          <w:ilvl w:val="1"/>
          <w:numId w:val="1"/>
        </w:numPr>
        <w:jc w:val="left"/>
        <w:rPr>
          <w:rFonts w:cs="Times New Roman"/>
          <w:bCs/>
        </w:rPr>
      </w:pPr>
      <w:bookmarkStart w:id="10" w:name="_Toc203049182"/>
      <w:r w:rsidRPr="00EC10A3">
        <w:rPr>
          <w:rFonts w:cs="Times New Roman"/>
          <w:bCs/>
        </w:rPr>
        <w:t>系统架构</w:t>
      </w:r>
      <w:bookmarkEnd w:id="10"/>
    </w:p>
    <w:p w14:paraId="10856167" w14:textId="22200427" w:rsidR="00282639" w:rsidRPr="00EC10A3" w:rsidRDefault="002C559D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InferCare RECIST</w:t>
      </w:r>
      <w:r w:rsidR="00282639" w:rsidRPr="00EC10A3">
        <w:rPr>
          <w:rFonts w:ascii="Times New Roman" w:eastAsia="宋体" w:hAnsi="Times New Roman" w:cs="Times New Roman"/>
        </w:rPr>
        <w:t xml:space="preserve"> </w:t>
      </w:r>
      <w:r w:rsidR="00282639" w:rsidRPr="00EC10A3">
        <w:rPr>
          <w:rFonts w:ascii="Times New Roman" w:eastAsia="宋体" w:hAnsi="Times New Roman" w:cs="Times New Roman"/>
        </w:rPr>
        <w:t>是基于</w:t>
      </w:r>
      <w:r w:rsidR="00282639" w:rsidRPr="00EC10A3">
        <w:rPr>
          <w:rFonts w:ascii="Times New Roman" w:eastAsia="宋体" w:hAnsi="Times New Roman" w:cs="Times New Roman"/>
        </w:rPr>
        <w:t xml:space="preserve"> B/S </w:t>
      </w:r>
      <w:r w:rsidR="00282639" w:rsidRPr="00EC10A3">
        <w:rPr>
          <w:rFonts w:ascii="Times New Roman" w:eastAsia="宋体" w:hAnsi="Times New Roman" w:cs="Times New Roman"/>
        </w:rPr>
        <w:t>架构</w:t>
      </w:r>
      <w:r w:rsidR="004C5D5D" w:rsidRPr="00EC10A3">
        <w:rPr>
          <w:rFonts w:ascii="Times New Roman" w:eastAsia="宋体" w:hAnsi="Times New Roman" w:cs="Times New Roman"/>
        </w:rPr>
        <w:t>进行开发</w:t>
      </w:r>
      <w:r w:rsidR="00282639" w:rsidRPr="00EC10A3">
        <w:rPr>
          <w:rFonts w:ascii="Times New Roman" w:eastAsia="宋体" w:hAnsi="Times New Roman" w:cs="Times New Roman"/>
        </w:rPr>
        <w:t>。系统的核心模块和数据流图描述如下：</w:t>
      </w:r>
    </w:p>
    <w:p w14:paraId="67F66237" w14:textId="7EE268B9" w:rsidR="00282639" w:rsidRPr="00EC10A3" w:rsidRDefault="00071D24" w:rsidP="00071D24">
      <w:pPr>
        <w:spacing w:line="360" w:lineRule="auto"/>
        <w:jc w:val="center"/>
        <w:rPr>
          <w:rFonts w:ascii="Times New Roman" w:eastAsia="宋体" w:hAnsi="Times New Roman" w:cs="Times New Roman"/>
          <w:b/>
          <w:bCs/>
        </w:rPr>
      </w:pPr>
      <w:r w:rsidRPr="00EC10A3">
        <w:rPr>
          <w:rFonts w:ascii="Times New Roman" w:eastAsia="宋体" w:hAnsi="Times New Roman" w:cs="Times New Roman"/>
          <w:noProof/>
          <w14:ligatures w14:val="none"/>
        </w:rPr>
        <w:drawing>
          <wp:inline distT="0" distB="0" distL="0" distR="0" wp14:anchorId="4ED8786B" wp14:editId="02040418">
            <wp:extent cx="4484535" cy="4635135"/>
            <wp:effectExtent l="0" t="0" r="0" b="0"/>
            <wp:docPr id="192429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9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7650" cy="463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BB49" w14:textId="72930BFC" w:rsidR="00282639" w:rsidRPr="00EC10A3" w:rsidRDefault="00282639" w:rsidP="00EF5436">
      <w:pPr>
        <w:spacing w:line="360" w:lineRule="auto"/>
        <w:ind w:firstLine="4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产品体系结构模块包含应用层、用户层、服务层、数据库</w:t>
      </w:r>
      <w:r w:rsidRPr="00EC10A3">
        <w:rPr>
          <w:rFonts w:ascii="Times New Roman" w:eastAsia="宋体" w:hAnsi="Times New Roman" w:cs="Times New Roman"/>
        </w:rPr>
        <w:t>4</w:t>
      </w:r>
      <w:r w:rsidRPr="00EC10A3">
        <w:rPr>
          <w:rFonts w:ascii="Times New Roman" w:eastAsia="宋体" w:hAnsi="Times New Roman" w:cs="Times New Roman"/>
        </w:rPr>
        <w:t>个部分；</w:t>
      </w:r>
    </w:p>
    <w:p w14:paraId="04E4B95D" w14:textId="77777777" w:rsidR="00282639" w:rsidRPr="00EC10A3" w:rsidRDefault="00282639" w:rsidP="00E00AD3">
      <w:pPr>
        <w:pStyle w:val="1"/>
        <w:numPr>
          <w:ilvl w:val="0"/>
          <w:numId w:val="1"/>
        </w:numPr>
        <w:jc w:val="left"/>
        <w:rPr>
          <w:rFonts w:cs="Times New Roman"/>
          <w:bCs/>
        </w:rPr>
      </w:pPr>
      <w:bookmarkStart w:id="11" w:name="_Toc203049183"/>
      <w:r w:rsidRPr="00EC10A3">
        <w:rPr>
          <w:rFonts w:cs="Times New Roman"/>
        </w:rPr>
        <w:t>分析</w:t>
      </w:r>
      <w:r w:rsidRPr="00EC10A3">
        <w:rPr>
          <w:rFonts w:cs="Times New Roman"/>
          <w:bCs/>
        </w:rPr>
        <w:t>目标</w:t>
      </w:r>
      <w:bookmarkEnd w:id="11"/>
    </w:p>
    <w:p w14:paraId="5A828F86" w14:textId="250B6CF5" w:rsidR="0055316A" w:rsidRPr="00EC10A3" w:rsidRDefault="00EC74EE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  <w:bookmarkStart w:id="12" w:name="OLE_LINK6"/>
      <w:r w:rsidRPr="00EC10A3">
        <w:rPr>
          <w:rFonts w:ascii="Times New Roman" w:eastAsia="宋体" w:hAnsi="Times New Roman" w:cs="Times New Roman"/>
          <w:b/>
          <w:bCs/>
        </w:rPr>
        <w:t>威胁识别：</w:t>
      </w:r>
      <w:r w:rsidRPr="00EC10A3">
        <w:rPr>
          <w:rFonts w:ascii="Times New Roman" w:eastAsia="宋体" w:hAnsi="Times New Roman" w:cs="Times New Roman"/>
        </w:rPr>
        <w:t xml:space="preserve"> </w:t>
      </w:r>
      <w:r w:rsidRPr="00EC10A3">
        <w:rPr>
          <w:rFonts w:ascii="Times New Roman" w:eastAsia="宋体" w:hAnsi="Times New Roman" w:cs="Times New Roman"/>
        </w:rPr>
        <w:t>结合需求规格说明和用户说明书，基于</w:t>
      </w:r>
      <w:r w:rsidRPr="00EC10A3">
        <w:rPr>
          <w:rFonts w:ascii="Times New Roman" w:eastAsia="宋体" w:hAnsi="Times New Roman" w:cs="Times New Roman"/>
        </w:rPr>
        <w:t xml:space="preserve"> STRIDE </w:t>
      </w:r>
      <w:r w:rsidRPr="00EC10A3">
        <w:rPr>
          <w:rFonts w:ascii="Times New Roman" w:eastAsia="宋体" w:hAnsi="Times New Roman" w:cs="Times New Roman"/>
        </w:rPr>
        <w:t>模型，识别系统中潜在的网络安全威胁，包括从系统架构视图中发现的组件交互问题、从多患者危害视图中识别的批量数据处理风险、从安全用例视图分析的特定操作场景中的漏洞，以及网络安全扫描报告</w:t>
      </w:r>
      <w:del w:id="13" w:author="李佳励" w:date="2026-02-03T11:07:00Z" w16du:dateUtc="2026-02-03T03:07:00Z">
        <w:r w:rsidRPr="00EC10A3" w:rsidDel="00F92D18">
          <w:rPr>
            <w:rFonts w:ascii="Times New Roman" w:eastAsia="宋体" w:hAnsi="Times New Roman" w:cs="Times New Roman"/>
          </w:rPr>
          <w:delText>与渗透测试报告</w:delText>
        </w:r>
      </w:del>
      <w:r w:rsidRPr="00EC10A3">
        <w:rPr>
          <w:rFonts w:ascii="Times New Roman" w:eastAsia="宋体" w:hAnsi="Times New Roman" w:cs="Times New Roman"/>
        </w:rPr>
        <w:t>中确认的漏洞威胁。</w:t>
      </w:r>
      <w:r w:rsidRPr="00EC10A3">
        <w:rPr>
          <w:rFonts w:ascii="Times New Roman" w:eastAsia="宋体" w:hAnsi="Times New Roman" w:cs="Times New Roman"/>
        </w:rPr>
        <w:cr/>
      </w:r>
      <w:r w:rsidRPr="00EC10A3">
        <w:rPr>
          <w:rFonts w:ascii="Times New Roman" w:eastAsia="宋体" w:hAnsi="Times New Roman" w:cs="Times New Roman"/>
          <w:b/>
          <w:bCs/>
        </w:rPr>
        <w:t>风险评估</w:t>
      </w:r>
      <w:r w:rsidRPr="00EC10A3">
        <w:rPr>
          <w:rFonts w:ascii="Times New Roman" w:eastAsia="宋体" w:hAnsi="Times New Roman" w:cs="Times New Roman"/>
        </w:rPr>
        <w:t>：综合量化威胁的严重性和发生可能性，参考更新的动态数据流视图，评估数据传输过程中的潜在风险</w:t>
      </w:r>
      <w:r w:rsidR="00550B7C" w:rsidRPr="00EC10A3">
        <w:rPr>
          <w:rFonts w:ascii="Times New Roman" w:eastAsia="宋体" w:hAnsi="Times New Roman" w:cs="Times New Roman"/>
        </w:rPr>
        <w:t>。</w:t>
      </w:r>
    </w:p>
    <w:p w14:paraId="1F23A6CF" w14:textId="3481F23B" w:rsidR="00282639" w:rsidRPr="00EC10A3" w:rsidRDefault="00EC74EE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  <w:b/>
          <w:bCs/>
        </w:rPr>
        <w:t>制定控制措施（</w:t>
      </w:r>
      <w:r w:rsidRPr="00EC10A3">
        <w:rPr>
          <w:rFonts w:ascii="Times New Roman" w:eastAsia="宋体" w:hAnsi="Times New Roman" w:cs="Times New Roman"/>
          <w:b/>
          <w:bCs/>
        </w:rPr>
        <w:t>RCM</w:t>
      </w:r>
      <w:r w:rsidRPr="00EC10A3">
        <w:rPr>
          <w:rFonts w:ascii="Times New Roman" w:eastAsia="宋体" w:hAnsi="Times New Roman" w:cs="Times New Roman"/>
          <w:b/>
          <w:bCs/>
        </w:rPr>
        <w:t>）</w:t>
      </w:r>
      <w:r w:rsidRPr="00EC10A3">
        <w:rPr>
          <w:rFonts w:ascii="Times New Roman" w:eastAsia="宋体" w:hAnsi="Times New Roman" w:cs="Times New Roman"/>
        </w:rPr>
        <w:t>：针对高优先级威胁，结合更新性视图的设计要求，提出系统补丁和版本管理的缓解方案，同时在多患者危害视图中加强对敏感数据隔离和加密的具体措</w:t>
      </w:r>
      <w:r w:rsidRPr="00EC10A3">
        <w:rPr>
          <w:rFonts w:ascii="Times New Roman" w:eastAsia="宋体" w:hAnsi="Times New Roman" w:cs="Times New Roman"/>
        </w:rPr>
        <w:lastRenderedPageBreak/>
        <w:t>施。</w:t>
      </w:r>
      <w:r w:rsidRPr="00EC10A3">
        <w:rPr>
          <w:rFonts w:ascii="Times New Roman" w:eastAsia="宋体" w:hAnsi="Times New Roman" w:cs="Times New Roman"/>
        </w:rPr>
        <w:cr/>
      </w:r>
      <w:r w:rsidRPr="00EC10A3">
        <w:rPr>
          <w:rFonts w:ascii="Times New Roman" w:eastAsia="宋体" w:hAnsi="Times New Roman" w:cs="Times New Roman"/>
          <w:b/>
          <w:bCs/>
        </w:rPr>
        <w:t>动态更新：</w:t>
      </w:r>
      <w:r w:rsidRPr="00EC10A3">
        <w:rPr>
          <w:rFonts w:ascii="Times New Roman" w:eastAsia="宋体" w:hAnsi="Times New Roman" w:cs="Times New Roman"/>
        </w:rPr>
        <w:t xml:space="preserve"> </w:t>
      </w:r>
      <w:r w:rsidRPr="00EC10A3">
        <w:rPr>
          <w:rFonts w:ascii="Times New Roman" w:eastAsia="宋体" w:hAnsi="Times New Roman" w:cs="Times New Roman"/>
        </w:rPr>
        <w:t>建立威胁分析的持续更新和改进机制，确保各视图中识别的威胁能够与最新的系统调整、风险检测和防控策略保持一致</w:t>
      </w:r>
      <w:bookmarkEnd w:id="12"/>
      <w:r w:rsidRPr="00EC10A3">
        <w:rPr>
          <w:rFonts w:ascii="Times New Roman" w:eastAsia="宋体" w:hAnsi="Times New Roman" w:cs="Times New Roman"/>
        </w:rPr>
        <w:t>。</w:t>
      </w:r>
    </w:p>
    <w:p w14:paraId="35C31F2D" w14:textId="77777777" w:rsidR="00282639" w:rsidRPr="00EC10A3" w:rsidRDefault="00282639" w:rsidP="00E00AD3">
      <w:pPr>
        <w:pStyle w:val="1"/>
        <w:numPr>
          <w:ilvl w:val="0"/>
          <w:numId w:val="1"/>
        </w:numPr>
        <w:jc w:val="left"/>
        <w:rPr>
          <w:rFonts w:cs="Times New Roman"/>
        </w:rPr>
      </w:pPr>
      <w:bookmarkStart w:id="14" w:name="_Toc203049184"/>
      <w:r w:rsidRPr="00EC10A3">
        <w:rPr>
          <w:rFonts w:cs="Times New Roman"/>
        </w:rPr>
        <w:t>参考的法规和标准</w:t>
      </w:r>
      <w:bookmarkEnd w:id="14"/>
    </w:p>
    <w:p w14:paraId="57CF7699" w14:textId="7225F8F7" w:rsidR="00282639" w:rsidRPr="00007859" w:rsidRDefault="00282639" w:rsidP="00007859">
      <w:pPr>
        <w:spacing w:line="360" w:lineRule="auto"/>
        <w:ind w:leftChars="200" w:left="420"/>
        <w:jc w:val="left"/>
        <w:rPr>
          <w:rFonts w:ascii="Times New Roman" w:eastAsia="宋体" w:hAnsi="Times New Roman" w:cs="Times New Roman"/>
          <w:szCs w:val="21"/>
        </w:rPr>
      </w:pPr>
      <w:r w:rsidRPr="00545534">
        <w:rPr>
          <w:rFonts w:ascii="Times New Roman" w:eastAsia="宋体" w:hAnsi="Times New Roman" w:cs="Times New Roman"/>
          <w:szCs w:val="21"/>
        </w:rPr>
        <w:t>IEC 62304: Medical Device Software - Software Life Cycle Processes</w:t>
      </w:r>
    </w:p>
    <w:p w14:paraId="1291BDD6" w14:textId="339BDA40" w:rsidR="4204E8FC" w:rsidRPr="00007859" w:rsidRDefault="4204E8FC" w:rsidP="1A4C7316">
      <w:pPr>
        <w:spacing w:line="360" w:lineRule="auto"/>
        <w:ind w:leftChars="200" w:left="420"/>
        <w:jc w:val="left"/>
        <w:rPr>
          <w:rFonts w:ascii="Times New Roman" w:eastAsia="宋体" w:hAnsi="Times New Roman" w:cs="Times New Roman"/>
          <w:szCs w:val="21"/>
        </w:rPr>
      </w:pPr>
      <w:r w:rsidRPr="00FB2475">
        <w:rPr>
          <w:rFonts w:ascii="Times New Roman" w:eastAsia="宋体" w:hAnsi="Times New Roman" w:cs="Times New Roman"/>
          <w:szCs w:val="21"/>
        </w:rPr>
        <w:t>ISO 14971: 2019 Medical devices - Application of risk management to medical devices</w:t>
      </w:r>
    </w:p>
    <w:p w14:paraId="4D05A592" w14:textId="48F04A46" w:rsidR="00282639" w:rsidRPr="00545534" w:rsidRDefault="53B512D6" w:rsidP="00E00AD3">
      <w:pPr>
        <w:spacing w:line="360" w:lineRule="auto"/>
        <w:ind w:leftChars="200" w:left="420"/>
        <w:jc w:val="left"/>
        <w:rPr>
          <w:rFonts w:ascii="Times New Roman" w:eastAsia="宋体" w:hAnsi="Times New Roman" w:cs="Times New Roman"/>
          <w:szCs w:val="21"/>
        </w:rPr>
      </w:pPr>
      <w:r w:rsidRPr="00545534">
        <w:rPr>
          <w:rFonts w:ascii="Times New Roman" w:eastAsia="宋体" w:hAnsi="Times New Roman" w:cs="Times New Roman"/>
          <w:szCs w:val="21"/>
        </w:rPr>
        <w:t>FDA, Cybersecurity in Medical Devices: Quality System Considerations and Content of Premarket Submissions</w:t>
      </w:r>
      <w:r w:rsidR="00282639" w:rsidRPr="00545534">
        <w:rPr>
          <w:rFonts w:ascii="Times New Roman" w:eastAsia="宋体" w:hAnsi="Times New Roman" w:cs="Times New Roman"/>
          <w:szCs w:val="21"/>
        </w:rPr>
        <w:t>.</w:t>
      </w:r>
    </w:p>
    <w:p w14:paraId="6CADB1A5" w14:textId="77777777" w:rsidR="00282639" w:rsidRPr="00545534" w:rsidRDefault="00282639" w:rsidP="00E00AD3">
      <w:pPr>
        <w:spacing w:line="360" w:lineRule="auto"/>
        <w:ind w:leftChars="200" w:left="420"/>
        <w:jc w:val="left"/>
        <w:rPr>
          <w:rFonts w:ascii="Times New Roman" w:eastAsia="宋体" w:hAnsi="Times New Roman" w:cs="Times New Roman"/>
          <w:szCs w:val="21"/>
        </w:rPr>
      </w:pPr>
      <w:r w:rsidRPr="00545534">
        <w:rPr>
          <w:rFonts w:ascii="Times New Roman" w:eastAsia="宋体" w:hAnsi="Times New Roman" w:cs="Times New Roman"/>
          <w:szCs w:val="21"/>
        </w:rPr>
        <w:t>AAMI TIR57 Principles for medical device security—Risk management</w:t>
      </w:r>
    </w:p>
    <w:p w14:paraId="5E84FE73" w14:textId="25FE0C34" w:rsidR="00282639" w:rsidRPr="00545534" w:rsidRDefault="00282639" w:rsidP="00E00AD3">
      <w:pPr>
        <w:spacing w:line="360" w:lineRule="auto"/>
        <w:ind w:leftChars="200" w:left="420"/>
        <w:jc w:val="left"/>
        <w:rPr>
          <w:rFonts w:ascii="Times New Roman" w:eastAsia="宋体" w:hAnsi="Times New Roman" w:cs="Times New Roman"/>
          <w:szCs w:val="21"/>
        </w:rPr>
      </w:pPr>
      <w:r w:rsidRPr="00545534">
        <w:rPr>
          <w:rFonts w:ascii="Times New Roman" w:eastAsia="宋体" w:hAnsi="Times New Roman" w:cs="Times New Roman"/>
          <w:szCs w:val="21"/>
        </w:rPr>
        <w:t xml:space="preserve">FDA Playbook For Threat Modeling Medical </w:t>
      </w:r>
      <w:r w:rsidR="00892AF6" w:rsidRPr="00545534">
        <w:rPr>
          <w:rFonts w:ascii="Times New Roman" w:eastAsia="宋体" w:hAnsi="Times New Roman" w:cs="Times New Roman"/>
          <w:szCs w:val="21"/>
        </w:rPr>
        <w:t>Devices,</w:t>
      </w:r>
      <w:r w:rsidRPr="00545534">
        <w:rPr>
          <w:rFonts w:ascii="Times New Roman" w:eastAsia="宋体" w:hAnsi="Times New Roman" w:cs="Times New Roman"/>
          <w:szCs w:val="21"/>
        </w:rPr>
        <w:t xml:space="preserve"> November 30, 2021</w:t>
      </w:r>
    </w:p>
    <w:p w14:paraId="2A13406C" w14:textId="27E74A5C" w:rsidR="6477F1C4" w:rsidRPr="00545534" w:rsidRDefault="6477F1C4" w:rsidP="00E00AD3">
      <w:pPr>
        <w:spacing w:line="360" w:lineRule="auto"/>
        <w:ind w:leftChars="200" w:left="420"/>
        <w:jc w:val="left"/>
        <w:rPr>
          <w:rFonts w:ascii="Times New Roman" w:eastAsia="宋体" w:hAnsi="Times New Roman" w:cs="Times New Roman"/>
          <w:szCs w:val="21"/>
        </w:rPr>
      </w:pPr>
      <w:r w:rsidRPr="00545534">
        <w:rPr>
          <w:rFonts w:ascii="Times New Roman" w:eastAsia="宋体" w:hAnsi="Times New Roman" w:cs="Times New Roman"/>
          <w:color w:val="333333"/>
          <w:szCs w:val="21"/>
        </w:rPr>
        <w:t xml:space="preserve">NTIA, 2021, </w:t>
      </w:r>
      <w:r w:rsidRPr="00545534">
        <w:rPr>
          <w:rFonts w:ascii="Times New Roman" w:eastAsia="宋体" w:hAnsi="Times New Roman" w:cs="Times New Roman"/>
          <w:color w:val="000000" w:themeColor="text1"/>
          <w:szCs w:val="21"/>
        </w:rPr>
        <w:t>Framing Software Component Transparency: Establishing a Common Software Bill of Materials (SBOM)</w:t>
      </w:r>
    </w:p>
    <w:p w14:paraId="2F227731" w14:textId="77777777" w:rsidR="00282639" w:rsidRPr="00EC10A3" w:rsidRDefault="00282639" w:rsidP="00E00AD3">
      <w:pPr>
        <w:pStyle w:val="1"/>
        <w:numPr>
          <w:ilvl w:val="0"/>
          <w:numId w:val="1"/>
        </w:numPr>
        <w:jc w:val="left"/>
        <w:rPr>
          <w:rFonts w:cs="Times New Roman"/>
        </w:rPr>
      </w:pPr>
      <w:bookmarkStart w:id="15" w:name="_Toc203049185"/>
      <w:r w:rsidRPr="00EC10A3">
        <w:rPr>
          <w:rFonts w:cs="Times New Roman"/>
        </w:rPr>
        <w:t>公司程序</w:t>
      </w:r>
      <w:bookmarkEnd w:id="15"/>
      <w:r w:rsidRPr="00EC10A3">
        <w:rPr>
          <w:rFonts w:cs="Times New Roman"/>
        </w:rPr>
        <w:t> </w:t>
      </w:r>
    </w:p>
    <w:p w14:paraId="58435E7A" w14:textId="77777777" w:rsidR="00282639" w:rsidRPr="00EC10A3" w:rsidRDefault="00282639" w:rsidP="00E00AD3">
      <w:pPr>
        <w:spacing w:line="360" w:lineRule="auto"/>
        <w:ind w:firstLine="4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《医疗器械网络安全风险管理制度》</w:t>
      </w:r>
      <w:r w:rsidRPr="00EC10A3">
        <w:rPr>
          <w:rFonts w:ascii="Times New Roman" w:eastAsia="宋体" w:hAnsi="Times New Roman" w:cs="Times New Roman"/>
        </w:rPr>
        <w:t> </w:t>
      </w:r>
    </w:p>
    <w:p w14:paraId="2B8C59B2" w14:textId="77777777" w:rsidR="00282639" w:rsidRPr="00EC10A3" w:rsidRDefault="00282639" w:rsidP="00E00AD3">
      <w:pPr>
        <w:pStyle w:val="1"/>
        <w:numPr>
          <w:ilvl w:val="0"/>
          <w:numId w:val="1"/>
        </w:numPr>
        <w:jc w:val="left"/>
        <w:rPr>
          <w:rFonts w:cs="Times New Roman"/>
        </w:rPr>
      </w:pPr>
      <w:bookmarkStart w:id="16" w:name="_Toc203049186"/>
      <w:r w:rsidRPr="00EC10A3">
        <w:rPr>
          <w:rFonts w:cs="Times New Roman"/>
        </w:rPr>
        <w:t>参考文件</w:t>
      </w:r>
      <w:bookmarkEnd w:id="16"/>
      <w:r w:rsidRPr="00EC10A3">
        <w:rPr>
          <w:rFonts w:cs="Times New Roman"/>
        </w:rPr>
        <w:t> </w:t>
      </w:r>
    </w:p>
    <w:p w14:paraId="4259C04E" w14:textId="77777777" w:rsidR="00282639" w:rsidRPr="00EC10A3" w:rsidRDefault="00282639" w:rsidP="00E00AD3">
      <w:pPr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《需求规格说明》</w:t>
      </w:r>
      <w:r w:rsidRPr="00EC10A3">
        <w:rPr>
          <w:rFonts w:ascii="Times New Roman" w:eastAsia="宋体" w:hAnsi="Times New Roman" w:cs="Times New Roman"/>
        </w:rPr>
        <w:t> </w:t>
      </w:r>
    </w:p>
    <w:p w14:paraId="0833447C" w14:textId="77777777" w:rsidR="00282639" w:rsidRPr="00EC10A3" w:rsidRDefault="00282639" w:rsidP="00E00AD3">
      <w:pPr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《用户说明书》</w:t>
      </w:r>
    </w:p>
    <w:p w14:paraId="31D6FBD9" w14:textId="77777777" w:rsidR="00282639" w:rsidRPr="00EC10A3" w:rsidRDefault="00282639" w:rsidP="00E00AD3">
      <w:pPr>
        <w:pStyle w:val="1"/>
        <w:numPr>
          <w:ilvl w:val="0"/>
          <w:numId w:val="1"/>
        </w:numPr>
        <w:jc w:val="left"/>
        <w:rPr>
          <w:rFonts w:cs="Times New Roman"/>
        </w:rPr>
      </w:pPr>
      <w:bookmarkStart w:id="17" w:name="_Toc203049187"/>
      <w:r w:rsidRPr="00EC10A3">
        <w:rPr>
          <w:rFonts w:cs="Times New Roman"/>
        </w:rPr>
        <w:t>运行环境</w:t>
      </w:r>
      <w:bookmarkEnd w:id="17"/>
    </w:p>
    <w:p w14:paraId="1F889385" w14:textId="77777777" w:rsidR="00282639" w:rsidRPr="00EC10A3" w:rsidRDefault="00282639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  <w:bookmarkStart w:id="18" w:name="_Hlk183082449"/>
      <w:r w:rsidRPr="00EC10A3">
        <w:rPr>
          <w:rFonts w:ascii="Times New Roman" w:eastAsia="宋体" w:hAnsi="Times New Roman" w:cs="Times New Roman"/>
        </w:rPr>
        <w:t>本软件是</w:t>
      </w:r>
      <w:r w:rsidRPr="00EC10A3">
        <w:rPr>
          <w:rFonts w:ascii="Times New Roman" w:eastAsia="宋体" w:hAnsi="Times New Roman" w:cs="Times New Roman"/>
        </w:rPr>
        <w:t>B/S</w:t>
      </w:r>
      <w:r w:rsidRPr="00EC10A3">
        <w:rPr>
          <w:rFonts w:ascii="Times New Roman" w:eastAsia="宋体" w:hAnsi="Times New Roman" w:cs="Times New Roman"/>
        </w:rPr>
        <w:t>架构。</w:t>
      </w:r>
    </w:p>
    <w:p w14:paraId="33AEC38B" w14:textId="77777777" w:rsidR="00FB7D2E" w:rsidRPr="00EC10A3" w:rsidRDefault="00FB7D2E" w:rsidP="00E00AD3">
      <w:pPr>
        <w:keepNext/>
        <w:keepLines/>
        <w:widowControl/>
        <w:overflowPunct w:val="0"/>
        <w:autoSpaceDE w:val="0"/>
        <w:autoSpaceDN w:val="0"/>
        <w:adjustRightInd w:val="0"/>
        <w:spacing w:before="120" w:line="360" w:lineRule="auto"/>
        <w:jc w:val="left"/>
        <w:textAlignment w:val="baseline"/>
        <w:outlineLvl w:val="2"/>
        <w:rPr>
          <w:rFonts w:ascii="Times New Roman" w:eastAsia="宋体" w:hAnsi="Times New Roman" w:cs="Times New Roman"/>
          <w:b/>
          <w:bCs/>
          <w:kern w:val="0"/>
          <w:szCs w:val="20"/>
          <w:lang w:val="en-GB"/>
        </w:rPr>
      </w:pPr>
      <w:bookmarkStart w:id="19" w:name="_Toc17213511"/>
      <w:bookmarkStart w:id="20" w:name="_Toc17065"/>
      <w:bookmarkStart w:id="21" w:name="_Toc7199"/>
      <w:bookmarkStart w:id="22" w:name="_Toc5168"/>
      <w:bookmarkStart w:id="23" w:name="_Toc28383"/>
      <w:bookmarkStart w:id="24" w:name="_Toc30411"/>
      <w:bookmarkStart w:id="25" w:name="_Toc113622675"/>
      <w:bookmarkStart w:id="26" w:name="_Toc19116"/>
      <w:bookmarkStart w:id="27" w:name="_Toc171370972"/>
      <w:bookmarkStart w:id="28" w:name="_Toc203049188"/>
      <w:r w:rsidRPr="00EC10A3">
        <w:rPr>
          <w:rFonts w:ascii="Times New Roman" w:eastAsia="宋体" w:hAnsi="Times New Roman" w:cs="Times New Roman"/>
          <w:b/>
          <w:bCs/>
          <w:kern w:val="0"/>
          <w:szCs w:val="20"/>
          <w:lang w:val="en-GB"/>
        </w:rPr>
        <w:t>1</w:t>
      </w:r>
      <w:r w:rsidRPr="00EC10A3">
        <w:rPr>
          <w:rFonts w:ascii="Times New Roman" w:eastAsia="宋体" w:hAnsi="Times New Roman" w:cs="Times New Roman"/>
          <w:b/>
          <w:bCs/>
          <w:kern w:val="0"/>
          <w:szCs w:val="20"/>
          <w:lang w:val="en-GB"/>
        </w:rPr>
        <w:t>）</w:t>
      </w:r>
      <w:r w:rsidRPr="00EC10A3">
        <w:rPr>
          <w:rFonts w:ascii="Times New Roman" w:eastAsia="宋体" w:hAnsi="Times New Roman" w:cs="Times New Roman"/>
          <w:kern w:val="0"/>
          <w:szCs w:val="21"/>
          <w:lang w:bidi="ar"/>
        </w:rPr>
        <w:t>服务器硬件环境配置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14:paraId="529085B5" w14:textId="77777777" w:rsidR="00FB7D2E" w:rsidRPr="00EC10A3" w:rsidRDefault="00FB7D2E" w:rsidP="00E274E2">
      <w:pPr>
        <w:widowControl/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rFonts w:ascii="Times New Roman" w:eastAsia="宋体" w:hAnsi="Times New Roman" w:cs="Times New Roman"/>
          <w:kern w:val="0"/>
          <w:szCs w:val="21"/>
        </w:rPr>
      </w:pPr>
      <w:r w:rsidRPr="00EC10A3">
        <w:rPr>
          <w:rFonts w:ascii="Times New Roman" w:eastAsia="宋体" w:hAnsi="Times New Roman" w:cs="Times New Roman"/>
          <w:kern w:val="0"/>
          <w:szCs w:val="21"/>
          <w:lang w:bidi="ar"/>
        </w:rPr>
        <w:t>表</w:t>
      </w:r>
      <w:r w:rsidRPr="00EC10A3">
        <w:rPr>
          <w:rFonts w:ascii="Times New Roman" w:eastAsia="宋体" w:hAnsi="Times New Roman" w:cs="Times New Roman"/>
          <w:kern w:val="0"/>
          <w:szCs w:val="21"/>
          <w:lang w:bidi="ar"/>
        </w:rPr>
        <w:t xml:space="preserve">1 </w:t>
      </w:r>
      <w:r w:rsidRPr="00EC10A3">
        <w:rPr>
          <w:rFonts w:ascii="Times New Roman" w:eastAsia="宋体" w:hAnsi="Times New Roman" w:cs="Times New Roman"/>
          <w:kern w:val="0"/>
          <w:szCs w:val="21"/>
          <w:lang w:bidi="ar"/>
        </w:rPr>
        <w:t>服务器硬件环境配置要求</w:t>
      </w:r>
    </w:p>
    <w:tbl>
      <w:tblPr>
        <w:tblW w:w="7792" w:type="dxa"/>
        <w:jc w:val="center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5557"/>
      </w:tblGrid>
      <w:tr w:rsidR="00FB7D2E" w:rsidRPr="00EC10A3" w14:paraId="598A974B" w14:textId="77777777">
        <w:trPr>
          <w:jc w:val="center"/>
        </w:trPr>
        <w:tc>
          <w:tcPr>
            <w:tcW w:w="2235" w:type="dxa"/>
            <w:shd w:val="clear" w:color="auto" w:fill="A5A5A5"/>
          </w:tcPr>
          <w:p w14:paraId="0D666545" w14:textId="77777777" w:rsidR="00FB7D2E" w:rsidRPr="00EC10A3" w:rsidRDefault="00FB7D2E" w:rsidP="00E00AD3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color w:val="FFFFFF"/>
                <w:kern w:val="0"/>
                <w:szCs w:val="21"/>
                <w:lang w:eastAsia="en-US"/>
              </w:rPr>
            </w:pPr>
            <w:r w:rsidRPr="00EC10A3">
              <w:rPr>
                <w:rFonts w:ascii="Times New Roman" w:eastAsia="宋体" w:hAnsi="Times New Roman" w:cs="Times New Roman"/>
                <w:kern w:val="0"/>
                <w:szCs w:val="21"/>
              </w:rPr>
              <w:t>配置</w:t>
            </w:r>
          </w:p>
        </w:tc>
        <w:tc>
          <w:tcPr>
            <w:tcW w:w="5557" w:type="dxa"/>
            <w:shd w:val="clear" w:color="auto" w:fill="A5A5A5"/>
          </w:tcPr>
          <w:p w14:paraId="2C47CCDA" w14:textId="77777777" w:rsidR="00FB7D2E" w:rsidRPr="00EC10A3" w:rsidRDefault="00FB7D2E" w:rsidP="00E00AD3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color w:val="FFFFFF"/>
                <w:kern w:val="0"/>
                <w:szCs w:val="21"/>
                <w:lang w:eastAsia="en-US"/>
              </w:rPr>
            </w:pPr>
            <w:r w:rsidRPr="00EC10A3"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  <w:t>要求</w:t>
            </w:r>
          </w:p>
        </w:tc>
      </w:tr>
      <w:tr w:rsidR="0089184C" w:rsidRPr="00EC10A3" w14:paraId="5D5BAE6A" w14:textId="77777777">
        <w:trPr>
          <w:jc w:val="center"/>
        </w:trPr>
        <w:tc>
          <w:tcPr>
            <w:tcW w:w="2235" w:type="dxa"/>
            <w:shd w:val="clear" w:color="auto" w:fill="EDEDED"/>
          </w:tcPr>
          <w:p w14:paraId="34DAF8C1" w14:textId="77777777" w:rsidR="0089184C" w:rsidRPr="00EC10A3" w:rsidRDefault="0089184C" w:rsidP="0089184C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</w:pPr>
            <w:r w:rsidRPr="00EC10A3"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  <w:t>CPU</w:t>
            </w:r>
          </w:p>
        </w:tc>
        <w:tc>
          <w:tcPr>
            <w:tcW w:w="5557" w:type="dxa"/>
            <w:shd w:val="clear" w:color="auto" w:fill="EDEDED"/>
          </w:tcPr>
          <w:p w14:paraId="4F85DC27" w14:textId="1E83CDC7" w:rsidR="0089184C" w:rsidRPr="00EC10A3" w:rsidRDefault="0089184C" w:rsidP="0089184C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>主频：至少为</w:t>
            </w: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>2GHz</w:t>
            </w:r>
            <w:r w:rsidRPr="00EC10A3">
              <w:rPr>
                <w:rStyle w:val="scxw241854449"/>
                <w:rFonts w:ascii="Times New Roman" w:eastAsia="宋体" w:hAnsi="Times New Roman" w:cs="Times New Roman"/>
                <w:color w:val="000000"/>
                <w:szCs w:val="21"/>
              </w:rPr>
              <w:t> </w:t>
            </w:r>
            <w:r w:rsidRPr="00EC10A3">
              <w:rPr>
                <w:rFonts w:ascii="Times New Roman" w:eastAsia="宋体" w:hAnsi="Times New Roman" w:cs="Times New Roman"/>
                <w:color w:val="000000"/>
                <w:szCs w:val="21"/>
              </w:rPr>
              <w:br/>
            </w: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>核心数：</w:t>
            </w: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>10</w:t>
            </w: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>核及以上</w:t>
            </w:r>
            <w:r w:rsidRPr="00EC10A3">
              <w:rPr>
                <w:rStyle w:val="scxw241854449"/>
                <w:rFonts w:ascii="Times New Roman" w:eastAsia="宋体" w:hAnsi="Times New Roman" w:cs="Times New Roman"/>
                <w:color w:val="000000"/>
                <w:szCs w:val="21"/>
              </w:rPr>
              <w:t> </w:t>
            </w:r>
            <w:r w:rsidRPr="00EC10A3">
              <w:rPr>
                <w:rFonts w:ascii="Times New Roman" w:eastAsia="宋体" w:hAnsi="Times New Roman" w:cs="Times New Roman"/>
                <w:color w:val="000000"/>
                <w:szCs w:val="21"/>
              </w:rPr>
              <w:br/>
            </w: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>指令集：</w:t>
            </w: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>x86</w:t>
            </w: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>指令集</w:t>
            </w:r>
            <w:r w:rsidRPr="00EC10A3">
              <w:rPr>
                <w:rStyle w:val="eop"/>
                <w:rFonts w:ascii="Times New Roman" w:eastAsia="宋体" w:hAnsi="Times New Roman" w:cs="Times New Roman"/>
                <w:color w:val="000000"/>
                <w:szCs w:val="21"/>
              </w:rPr>
              <w:t> </w:t>
            </w:r>
          </w:p>
        </w:tc>
      </w:tr>
      <w:tr w:rsidR="0089184C" w:rsidRPr="00EC10A3" w14:paraId="62577E0B" w14:textId="77777777">
        <w:trPr>
          <w:jc w:val="center"/>
        </w:trPr>
        <w:tc>
          <w:tcPr>
            <w:tcW w:w="2235" w:type="dxa"/>
            <w:shd w:val="clear" w:color="auto" w:fill="EDEDED"/>
          </w:tcPr>
          <w:p w14:paraId="213F0814" w14:textId="77777777" w:rsidR="0089184C" w:rsidRPr="00EC10A3" w:rsidRDefault="0089184C" w:rsidP="0089184C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</w:pPr>
            <w:r w:rsidRPr="00EC10A3"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  <w:t>GPU</w:t>
            </w:r>
          </w:p>
        </w:tc>
        <w:tc>
          <w:tcPr>
            <w:tcW w:w="5557" w:type="dxa"/>
            <w:shd w:val="clear" w:color="auto" w:fill="EDEDED"/>
          </w:tcPr>
          <w:p w14:paraId="0A25AC81" w14:textId="009158D8" w:rsidR="0089184C" w:rsidRPr="00EC10A3" w:rsidRDefault="0089184C" w:rsidP="0089184C">
            <w:pPr>
              <w:spacing w:line="276" w:lineRule="auto"/>
              <w:jc w:val="lef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  <w:lang w:eastAsia="zh-TW"/>
              </w:rPr>
              <w:t>容量至少为</w:t>
            </w: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>64G</w:t>
            </w:r>
            <w:r w:rsidRPr="00EC10A3">
              <w:rPr>
                <w:rStyle w:val="eop"/>
                <w:rFonts w:ascii="Times New Roman" w:eastAsia="宋体" w:hAnsi="Times New Roman" w:cs="Times New Roman"/>
                <w:color w:val="000000"/>
                <w:szCs w:val="21"/>
              </w:rPr>
              <w:t> </w:t>
            </w:r>
          </w:p>
        </w:tc>
      </w:tr>
      <w:tr w:rsidR="0089184C" w:rsidRPr="00EC10A3" w14:paraId="33F17845" w14:textId="77777777">
        <w:trPr>
          <w:jc w:val="center"/>
        </w:trPr>
        <w:tc>
          <w:tcPr>
            <w:tcW w:w="2235" w:type="dxa"/>
          </w:tcPr>
          <w:p w14:paraId="518B5A24" w14:textId="77777777" w:rsidR="0089184C" w:rsidRPr="00EC10A3" w:rsidRDefault="0089184C" w:rsidP="0089184C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</w:pPr>
            <w:r w:rsidRPr="00EC10A3"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  <w:t>内存</w:t>
            </w:r>
          </w:p>
        </w:tc>
        <w:tc>
          <w:tcPr>
            <w:tcW w:w="5557" w:type="dxa"/>
          </w:tcPr>
          <w:p w14:paraId="151AC459" w14:textId="77777777" w:rsidR="0089184C" w:rsidRPr="00EC10A3" w:rsidRDefault="0089184C" w:rsidP="0089184C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2014061796"/>
              <w:rPr>
                <w:rFonts w:ascii="Times New Roman" w:hAnsi="Times New Roman" w:cs="Times New Roman"/>
                <w:sz w:val="18"/>
                <w:szCs w:val="18"/>
              </w:rPr>
            </w:pPr>
            <w:r w:rsidRPr="00EC10A3">
              <w:rPr>
                <w:rStyle w:val="normaltextrun"/>
                <w:rFonts w:ascii="Times New Roman" w:hAnsi="Times New Roman" w:cs="Times New Roman"/>
                <w:color w:val="000000"/>
                <w:sz w:val="21"/>
                <w:szCs w:val="21"/>
              </w:rPr>
              <w:t>厂商：英伟达</w:t>
            </w:r>
            <w:r w:rsidRPr="00EC10A3">
              <w:rPr>
                <w:rStyle w:val="scxw241854449"/>
                <w:rFonts w:ascii="Times New Roman" w:hAnsi="Times New Roman" w:cs="Times New Roman"/>
                <w:color w:val="000000"/>
                <w:sz w:val="21"/>
                <w:szCs w:val="21"/>
              </w:rPr>
              <w:t> </w:t>
            </w:r>
            <w:r w:rsidRPr="00EC10A3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br/>
            </w:r>
            <w:r w:rsidRPr="00EC10A3">
              <w:rPr>
                <w:rStyle w:val="normaltextrun"/>
                <w:rFonts w:ascii="Times New Roman" w:hAnsi="Times New Roman" w:cs="Times New Roman"/>
                <w:color w:val="000000"/>
                <w:sz w:val="21"/>
                <w:szCs w:val="21"/>
              </w:rPr>
              <w:t>显存：至少</w:t>
            </w:r>
            <w:r w:rsidRPr="00EC10A3">
              <w:rPr>
                <w:rStyle w:val="normaltextrun"/>
                <w:rFonts w:ascii="Times New Roman" w:hAnsi="Times New Roman" w:cs="Times New Roman"/>
                <w:color w:val="000000"/>
                <w:sz w:val="21"/>
                <w:szCs w:val="21"/>
              </w:rPr>
              <w:t>8GB</w:t>
            </w:r>
            <w:r w:rsidRPr="00EC10A3">
              <w:rPr>
                <w:rStyle w:val="eop"/>
                <w:rFonts w:ascii="Times New Roman" w:hAnsi="Times New Roman" w:cs="Times New Roman"/>
                <w:color w:val="000000"/>
                <w:sz w:val="21"/>
                <w:szCs w:val="21"/>
              </w:rPr>
              <w:t> </w:t>
            </w:r>
          </w:p>
          <w:p w14:paraId="6A0DF15D" w14:textId="3EEB368A" w:rsidR="0089184C" w:rsidRPr="00EC10A3" w:rsidRDefault="0089184C" w:rsidP="0089184C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>FP16</w:t>
            </w: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>计算性能：</w:t>
            </w: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>14TFLOPS</w:t>
            </w:r>
            <w:r w:rsidRPr="00EC10A3">
              <w:rPr>
                <w:rStyle w:val="eop"/>
                <w:rFonts w:ascii="Times New Roman" w:eastAsia="宋体" w:hAnsi="Times New Roman" w:cs="Times New Roman"/>
                <w:color w:val="000000"/>
                <w:szCs w:val="21"/>
              </w:rPr>
              <w:t> </w:t>
            </w:r>
          </w:p>
        </w:tc>
      </w:tr>
      <w:tr w:rsidR="0089184C" w:rsidRPr="00EC10A3" w14:paraId="66502413" w14:textId="77777777">
        <w:trPr>
          <w:jc w:val="center"/>
        </w:trPr>
        <w:tc>
          <w:tcPr>
            <w:tcW w:w="2235" w:type="dxa"/>
            <w:shd w:val="clear" w:color="auto" w:fill="EDEDED"/>
          </w:tcPr>
          <w:p w14:paraId="519FAFBB" w14:textId="77777777" w:rsidR="0089184C" w:rsidRPr="00EC10A3" w:rsidRDefault="0089184C" w:rsidP="0089184C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</w:pPr>
            <w:r w:rsidRPr="00EC10A3"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  <w:t>硬盘</w:t>
            </w:r>
          </w:p>
        </w:tc>
        <w:tc>
          <w:tcPr>
            <w:tcW w:w="5557" w:type="dxa"/>
            <w:shd w:val="clear" w:color="auto" w:fill="EDEDED"/>
          </w:tcPr>
          <w:p w14:paraId="48ECC802" w14:textId="77777777" w:rsidR="0089184C" w:rsidRPr="00EC10A3" w:rsidRDefault="0089184C" w:rsidP="0089184C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886982171"/>
              <w:rPr>
                <w:rFonts w:ascii="Times New Roman" w:hAnsi="Times New Roman" w:cs="Times New Roman"/>
                <w:sz w:val="18"/>
                <w:szCs w:val="18"/>
              </w:rPr>
            </w:pPr>
            <w:r w:rsidRPr="00EC10A3">
              <w:rPr>
                <w:rStyle w:val="normaltextrun"/>
                <w:rFonts w:ascii="Times New Roman" w:hAnsi="Times New Roman" w:cs="Times New Roman"/>
                <w:color w:val="000000"/>
                <w:sz w:val="21"/>
                <w:szCs w:val="21"/>
              </w:rPr>
              <w:t>系统盘：至少为</w:t>
            </w:r>
            <w:r w:rsidRPr="00EC10A3">
              <w:rPr>
                <w:rStyle w:val="normaltextrun"/>
                <w:rFonts w:ascii="Times New Roman" w:hAnsi="Times New Roman" w:cs="Times New Roman"/>
                <w:color w:val="000000"/>
                <w:sz w:val="21"/>
                <w:szCs w:val="21"/>
              </w:rPr>
              <w:t>500GB</w:t>
            </w:r>
            <w:r w:rsidRPr="00EC10A3">
              <w:rPr>
                <w:rStyle w:val="eop"/>
                <w:rFonts w:ascii="Times New Roman" w:hAnsi="Times New Roman" w:cs="Times New Roman"/>
                <w:color w:val="000000"/>
                <w:sz w:val="21"/>
                <w:szCs w:val="21"/>
              </w:rPr>
              <w:t> </w:t>
            </w:r>
          </w:p>
          <w:p w14:paraId="144997C5" w14:textId="3EC1C4FA" w:rsidR="0089184C" w:rsidRPr="00EC10A3" w:rsidRDefault="0089184C" w:rsidP="0089184C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lastRenderedPageBreak/>
              <w:t>存储盘：至少为</w:t>
            </w: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>3TB</w:t>
            </w:r>
            <w:r w:rsidRPr="00EC10A3">
              <w:rPr>
                <w:rStyle w:val="eop"/>
                <w:rFonts w:ascii="Times New Roman" w:eastAsia="宋体" w:hAnsi="Times New Roman" w:cs="Times New Roman"/>
                <w:color w:val="000000"/>
                <w:szCs w:val="21"/>
              </w:rPr>
              <w:t> </w:t>
            </w:r>
          </w:p>
        </w:tc>
      </w:tr>
      <w:tr w:rsidR="0089184C" w:rsidRPr="00EC10A3" w14:paraId="30424335" w14:textId="77777777">
        <w:trPr>
          <w:jc w:val="center"/>
        </w:trPr>
        <w:tc>
          <w:tcPr>
            <w:tcW w:w="2235" w:type="dxa"/>
          </w:tcPr>
          <w:p w14:paraId="2B84DFFE" w14:textId="77777777" w:rsidR="0089184C" w:rsidRPr="00EC10A3" w:rsidRDefault="0089184C" w:rsidP="0089184C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</w:pPr>
            <w:r w:rsidRPr="00EC10A3"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  <w:lastRenderedPageBreak/>
              <w:t>网卡</w:t>
            </w:r>
          </w:p>
        </w:tc>
        <w:tc>
          <w:tcPr>
            <w:tcW w:w="5557" w:type="dxa"/>
          </w:tcPr>
          <w:p w14:paraId="2391ED1D" w14:textId="017AD7B9" w:rsidR="0089184C" w:rsidRPr="00EC10A3" w:rsidRDefault="0089184C" w:rsidP="0089184C">
            <w:pPr>
              <w:widowControl/>
              <w:tabs>
                <w:tab w:val="left" w:pos="2532"/>
              </w:tabs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  <w:lang w:eastAsia="zh-TW"/>
              </w:rPr>
              <w:t>千兆</w:t>
            </w: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>PCI-E</w:t>
            </w: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  <w:lang w:eastAsia="zh-TW"/>
              </w:rPr>
              <w:t>网卡（支持</w:t>
            </w: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>Linux</w:t>
            </w: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  <w:lang w:eastAsia="zh-TW"/>
              </w:rPr>
              <w:t>系统）</w:t>
            </w:r>
            <w:r w:rsidRPr="00EC10A3">
              <w:rPr>
                <w:rStyle w:val="eop"/>
                <w:rFonts w:ascii="Times New Roman" w:eastAsia="宋体" w:hAnsi="Times New Roman" w:cs="Times New Roman"/>
                <w:color w:val="000000"/>
                <w:szCs w:val="21"/>
              </w:rPr>
              <w:t> </w:t>
            </w:r>
          </w:p>
        </w:tc>
      </w:tr>
    </w:tbl>
    <w:p w14:paraId="791921A4" w14:textId="77777777" w:rsidR="00FB7D2E" w:rsidRPr="00EC10A3" w:rsidRDefault="00FB7D2E" w:rsidP="00E00AD3">
      <w:pPr>
        <w:keepNext/>
        <w:keepLines/>
        <w:widowControl/>
        <w:overflowPunct w:val="0"/>
        <w:autoSpaceDE w:val="0"/>
        <w:autoSpaceDN w:val="0"/>
        <w:adjustRightInd w:val="0"/>
        <w:spacing w:before="120" w:line="360" w:lineRule="auto"/>
        <w:jc w:val="left"/>
        <w:textAlignment w:val="baseline"/>
        <w:outlineLvl w:val="2"/>
        <w:rPr>
          <w:rFonts w:ascii="Times New Roman" w:eastAsia="宋体" w:hAnsi="Times New Roman" w:cs="Times New Roman"/>
          <w:b/>
          <w:bCs/>
          <w:kern w:val="0"/>
          <w:szCs w:val="20"/>
          <w:lang w:val="en-GB"/>
        </w:rPr>
      </w:pPr>
      <w:bookmarkStart w:id="29" w:name="_Toc17213512"/>
      <w:bookmarkStart w:id="30" w:name="_Toc7803"/>
      <w:bookmarkStart w:id="31" w:name="_Toc15214"/>
      <w:bookmarkStart w:id="32" w:name="_Toc22105"/>
      <w:bookmarkStart w:id="33" w:name="_Toc9894"/>
      <w:bookmarkStart w:id="34" w:name="_Toc28908"/>
      <w:bookmarkStart w:id="35" w:name="_Toc2011"/>
      <w:bookmarkStart w:id="36" w:name="_Toc113622676"/>
      <w:bookmarkStart w:id="37" w:name="_Toc171370973"/>
      <w:bookmarkStart w:id="38" w:name="_Toc203049189"/>
      <w:r w:rsidRPr="00EC10A3">
        <w:rPr>
          <w:rFonts w:ascii="Times New Roman" w:eastAsia="宋体" w:hAnsi="Times New Roman" w:cs="Times New Roman"/>
          <w:b/>
          <w:bCs/>
          <w:kern w:val="0"/>
          <w:szCs w:val="20"/>
          <w:lang w:val="en-GB"/>
        </w:rPr>
        <w:t>2</w:t>
      </w:r>
      <w:r w:rsidRPr="00EC10A3">
        <w:rPr>
          <w:rFonts w:ascii="Times New Roman" w:eastAsia="宋体" w:hAnsi="Times New Roman" w:cs="Times New Roman"/>
          <w:b/>
          <w:bCs/>
          <w:kern w:val="0"/>
          <w:szCs w:val="20"/>
          <w:lang w:val="en-GB"/>
        </w:rPr>
        <w:t>）服务器软件环境配置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14:paraId="542C852A" w14:textId="77777777" w:rsidR="00FB7D2E" w:rsidRPr="00EC10A3" w:rsidRDefault="00FB7D2E" w:rsidP="00E274E2">
      <w:pPr>
        <w:widowControl/>
        <w:suppressAutoHyphens/>
        <w:overflowPunct w:val="0"/>
        <w:autoSpaceDE w:val="0"/>
        <w:autoSpaceDN w:val="0"/>
        <w:adjustRightInd w:val="0"/>
        <w:spacing w:after="160" w:line="360" w:lineRule="auto"/>
        <w:ind w:right="420"/>
        <w:jc w:val="center"/>
        <w:textAlignment w:val="baseline"/>
        <w:rPr>
          <w:rFonts w:ascii="Times New Roman" w:eastAsia="宋体" w:hAnsi="Times New Roman" w:cs="Times New Roman"/>
          <w:kern w:val="0"/>
          <w:szCs w:val="21"/>
        </w:rPr>
      </w:pPr>
      <w:r w:rsidRPr="00EC10A3">
        <w:rPr>
          <w:rFonts w:ascii="Times New Roman" w:eastAsia="宋体" w:hAnsi="Times New Roman" w:cs="Times New Roman"/>
          <w:kern w:val="0"/>
          <w:szCs w:val="21"/>
        </w:rPr>
        <w:t>表</w:t>
      </w:r>
      <w:r w:rsidRPr="00EC10A3">
        <w:rPr>
          <w:rFonts w:ascii="Times New Roman" w:eastAsia="宋体" w:hAnsi="Times New Roman" w:cs="Times New Roman"/>
          <w:kern w:val="0"/>
          <w:szCs w:val="21"/>
        </w:rPr>
        <w:t xml:space="preserve">2 </w:t>
      </w:r>
      <w:r w:rsidRPr="00EC10A3">
        <w:rPr>
          <w:rFonts w:ascii="Times New Roman" w:eastAsia="宋体" w:hAnsi="Times New Roman" w:cs="Times New Roman"/>
          <w:kern w:val="0"/>
          <w:szCs w:val="21"/>
        </w:rPr>
        <w:t>服务器软件配置要求</w:t>
      </w:r>
    </w:p>
    <w:tbl>
      <w:tblPr>
        <w:tblW w:w="8075" w:type="dxa"/>
        <w:jc w:val="center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A5A5A5"/>
          <w:insideV w:val="single" w:sz="4" w:space="0" w:color="595959" w:themeColor="text1" w:themeTint="A6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2831"/>
        <w:gridCol w:w="2835"/>
      </w:tblGrid>
      <w:tr w:rsidR="00FB7D2E" w:rsidRPr="00EC10A3" w14:paraId="009493DD" w14:textId="77777777">
        <w:trPr>
          <w:jc w:val="center"/>
        </w:trPr>
        <w:tc>
          <w:tcPr>
            <w:tcW w:w="2409" w:type="dxa"/>
            <w:shd w:val="clear" w:color="auto" w:fill="A5A5A5"/>
          </w:tcPr>
          <w:p w14:paraId="4AFD8E60" w14:textId="77777777" w:rsidR="00FB7D2E" w:rsidRPr="00EC10A3" w:rsidRDefault="00FB7D2E" w:rsidP="00E00AD3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color w:val="FFFFFF"/>
                <w:kern w:val="0"/>
                <w:szCs w:val="21"/>
                <w:lang w:eastAsia="en-US"/>
              </w:rPr>
            </w:pPr>
            <w:r w:rsidRPr="00EC10A3"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  <w:t>软件名称</w:t>
            </w:r>
          </w:p>
        </w:tc>
        <w:tc>
          <w:tcPr>
            <w:tcW w:w="2831" w:type="dxa"/>
            <w:shd w:val="clear" w:color="auto" w:fill="A5A5A5"/>
          </w:tcPr>
          <w:p w14:paraId="7C4BC4D9" w14:textId="77777777" w:rsidR="00FB7D2E" w:rsidRPr="00EC10A3" w:rsidRDefault="00FB7D2E" w:rsidP="00E00AD3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color w:val="FFFFFF"/>
                <w:kern w:val="0"/>
                <w:szCs w:val="21"/>
                <w:lang w:eastAsia="en-US"/>
              </w:rPr>
            </w:pPr>
            <w:r w:rsidRPr="00EC10A3"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  <w:t>要求描述</w:t>
            </w:r>
          </w:p>
        </w:tc>
        <w:tc>
          <w:tcPr>
            <w:tcW w:w="2835" w:type="dxa"/>
            <w:shd w:val="clear" w:color="auto" w:fill="A5A5A5"/>
          </w:tcPr>
          <w:p w14:paraId="01CBC015" w14:textId="77777777" w:rsidR="00FB7D2E" w:rsidRPr="00EC10A3" w:rsidRDefault="00FB7D2E" w:rsidP="00E00AD3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kern w:val="0"/>
                <w:szCs w:val="21"/>
              </w:rPr>
              <w:t>CUDA</w:t>
            </w:r>
          </w:p>
        </w:tc>
      </w:tr>
      <w:tr w:rsidR="00654CC4" w:rsidRPr="00EC10A3" w14:paraId="01F8868B" w14:textId="77777777">
        <w:trPr>
          <w:jc w:val="center"/>
        </w:trPr>
        <w:tc>
          <w:tcPr>
            <w:tcW w:w="2409" w:type="dxa"/>
            <w:shd w:val="clear" w:color="auto" w:fill="EDEDED"/>
          </w:tcPr>
          <w:p w14:paraId="5EF93B89" w14:textId="77777777" w:rsidR="00654CC4" w:rsidRPr="00EC10A3" w:rsidRDefault="00654CC4" w:rsidP="00654CC4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</w:pPr>
            <w:bookmarkStart w:id="39" w:name="OLE_LINK1"/>
            <w:r w:rsidRPr="00EC10A3"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  <w:t>操作系统</w:t>
            </w:r>
          </w:p>
        </w:tc>
        <w:tc>
          <w:tcPr>
            <w:tcW w:w="2831" w:type="dxa"/>
            <w:shd w:val="clear" w:color="auto" w:fill="EDEDED"/>
          </w:tcPr>
          <w:p w14:paraId="1A6DD4BA" w14:textId="47CEB583" w:rsidR="00654CC4" w:rsidRPr="00EC10A3" w:rsidRDefault="00654CC4" w:rsidP="00654CC4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</w:pP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>Ubuntu 24.04LTS</w:t>
            </w: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  <w:lang w:eastAsia="zh-TW"/>
              </w:rPr>
              <w:t>（</w:t>
            </w: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>64</w:t>
            </w: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  <w:lang w:eastAsia="zh-TW"/>
              </w:rPr>
              <w:t>位）</w:t>
            </w:r>
            <w:r w:rsidRPr="00EC10A3">
              <w:rPr>
                <w:rStyle w:val="eop"/>
                <w:rFonts w:ascii="Times New Roman" w:eastAsia="宋体" w:hAnsi="Times New Roman" w:cs="Times New Roman"/>
                <w:color w:val="000000"/>
                <w:szCs w:val="21"/>
              </w:rPr>
              <w:t> </w:t>
            </w:r>
          </w:p>
        </w:tc>
        <w:tc>
          <w:tcPr>
            <w:tcW w:w="2835" w:type="dxa"/>
            <w:shd w:val="clear" w:color="auto" w:fill="EDEDED"/>
          </w:tcPr>
          <w:p w14:paraId="0286A1C4" w14:textId="5035D857" w:rsidR="00654CC4" w:rsidRPr="00EC10A3" w:rsidRDefault="00654CC4" w:rsidP="00654CC4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</w:pP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>12.6</w:t>
            </w:r>
            <w:r w:rsidRPr="00EC10A3">
              <w:rPr>
                <w:rStyle w:val="eop"/>
                <w:rFonts w:ascii="Times New Roman" w:eastAsia="宋体" w:hAnsi="Times New Roman" w:cs="Times New Roman"/>
                <w:color w:val="000000"/>
                <w:szCs w:val="21"/>
              </w:rPr>
              <w:t> </w:t>
            </w:r>
          </w:p>
        </w:tc>
        <w:bookmarkEnd w:id="39"/>
      </w:tr>
    </w:tbl>
    <w:p w14:paraId="364E27AA" w14:textId="77777777" w:rsidR="00FB7D2E" w:rsidRPr="00EC10A3" w:rsidRDefault="00FB7D2E" w:rsidP="00E00AD3">
      <w:pPr>
        <w:keepNext/>
        <w:keepLines/>
        <w:widowControl/>
        <w:overflowPunct w:val="0"/>
        <w:autoSpaceDE w:val="0"/>
        <w:autoSpaceDN w:val="0"/>
        <w:adjustRightInd w:val="0"/>
        <w:spacing w:before="120" w:line="360" w:lineRule="auto"/>
        <w:jc w:val="left"/>
        <w:textAlignment w:val="baseline"/>
        <w:outlineLvl w:val="2"/>
        <w:rPr>
          <w:rFonts w:ascii="Times New Roman" w:eastAsia="宋体" w:hAnsi="Times New Roman" w:cs="Times New Roman"/>
          <w:b/>
          <w:bCs/>
          <w:kern w:val="0"/>
          <w:szCs w:val="20"/>
          <w:lang w:val="en-GB"/>
        </w:rPr>
      </w:pPr>
      <w:bookmarkStart w:id="40" w:name="_Toc9717"/>
      <w:bookmarkStart w:id="41" w:name="_Toc9676"/>
      <w:bookmarkStart w:id="42" w:name="_Toc18303"/>
      <w:bookmarkStart w:id="43" w:name="_Toc9622"/>
      <w:bookmarkStart w:id="44" w:name="_Toc692"/>
      <w:bookmarkStart w:id="45" w:name="_Toc6521"/>
      <w:bookmarkStart w:id="46" w:name="_Toc17213513"/>
      <w:bookmarkStart w:id="47" w:name="_Toc113622677"/>
      <w:bookmarkStart w:id="48" w:name="_Toc171370974"/>
      <w:bookmarkStart w:id="49" w:name="_Toc203049190"/>
      <w:bookmarkStart w:id="50" w:name="OLE_LINK213"/>
      <w:r w:rsidRPr="00EC10A3">
        <w:rPr>
          <w:rFonts w:ascii="Times New Roman" w:eastAsia="宋体" w:hAnsi="Times New Roman" w:cs="Times New Roman"/>
          <w:b/>
          <w:bCs/>
          <w:kern w:val="0"/>
          <w:szCs w:val="20"/>
          <w:lang w:val="en-GB"/>
        </w:rPr>
        <w:t>3</w:t>
      </w:r>
      <w:r w:rsidRPr="00EC10A3">
        <w:rPr>
          <w:rFonts w:ascii="Times New Roman" w:eastAsia="宋体" w:hAnsi="Times New Roman" w:cs="Times New Roman"/>
          <w:b/>
          <w:bCs/>
          <w:kern w:val="0"/>
          <w:szCs w:val="20"/>
          <w:lang w:val="en-GB"/>
        </w:rPr>
        <w:t>）用户端配置</w:t>
      </w:r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6F5472D3" w14:textId="77777777" w:rsidR="00FB7D2E" w:rsidRPr="00EC10A3" w:rsidRDefault="00FB7D2E" w:rsidP="00E274E2">
      <w:pPr>
        <w:widowControl/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rFonts w:ascii="Times New Roman" w:eastAsia="宋体" w:hAnsi="Times New Roman" w:cs="Times New Roman"/>
          <w:kern w:val="0"/>
          <w:szCs w:val="21"/>
        </w:rPr>
      </w:pPr>
      <w:r w:rsidRPr="00EC10A3">
        <w:rPr>
          <w:rFonts w:ascii="Times New Roman" w:eastAsia="宋体" w:hAnsi="Times New Roman" w:cs="Times New Roman"/>
          <w:kern w:val="0"/>
          <w:szCs w:val="21"/>
          <w:lang w:val="en-GB"/>
        </w:rPr>
        <w:t>表</w:t>
      </w:r>
      <w:r w:rsidRPr="00EC10A3">
        <w:rPr>
          <w:rFonts w:ascii="Times New Roman" w:eastAsia="宋体" w:hAnsi="Times New Roman" w:cs="Times New Roman"/>
          <w:kern w:val="0"/>
          <w:szCs w:val="21"/>
          <w:lang w:val="en-GB"/>
        </w:rPr>
        <w:t xml:space="preserve">3 </w:t>
      </w:r>
      <w:r w:rsidRPr="00EC10A3">
        <w:rPr>
          <w:rFonts w:ascii="Times New Roman" w:eastAsia="宋体" w:hAnsi="Times New Roman" w:cs="Times New Roman"/>
          <w:kern w:val="0"/>
          <w:szCs w:val="21"/>
          <w:lang w:bidi="ar"/>
        </w:rPr>
        <w:t>用户端配置要求</w:t>
      </w:r>
    </w:p>
    <w:tbl>
      <w:tblPr>
        <w:tblW w:w="8075" w:type="dxa"/>
        <w:jc w:val="center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Look w:val="04A0" w:firstRow="1" w:lastRow="0" w:firstColumn="1" w:lastColumn="0" w:noHBand="0" w:noVBand="1"/>
      </w:tblPr>
      <w:tblGrid>
        <w:gridCol w:w="2382"/>
        <w:gridCol w:w="5693"/>
      </w:tblGrid>
      <w:tr w:rsidR="00FB7D2E" w:rsidRPr="00EC10A3" w14:paraId="0729F3C3" w14:textId="77777777">
        <w:trPr>
          <w:jc w:val="center"/>
        </w:trPr>
        <w:tc>
          <w:tcPr>
            <w:tcW w:w="2382" w:type="dxa"/>
            <w:shd w:val="clear" w:color="auto" w:fill="A5A5A5"/>
          </w:tcPr>
          <w:p w14:paraId="15C60B8E" w14:textId="77777777" w:rsidR="00FB7D2E" w:rsidRPr="00EC10A3" w:rsidRDefault="00FB7D2E" w:rsidP="00E00AD3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color w:val="FFFFFF"/>
                <w:kern w:val="0"/>
                <w:szCs w:val="21"/>
                <w:lang w:eastAsia="en-US"/>
              </w:rPr>
            </w:pPr>
            <w:r w:rsidRPr="00EC10A3">
              <w:rPr>
                <w:rFonts w:ascii="Times New Roman" w:eastAsia="宋体" w:hAnsi="Times New Roman" w:cs="Times New Roman"/>
                <w:kern w:val="0"/>
                <w:szCs w:val="21"/>
              </w:rPr>
              <w:t>配置</w:t>
            </w:r>
          </w:p>
        </w:tc>
        <w:tc>
          <w:tcPr>
            <w:tcW w:w="5693" w:type="dxa"/>
            <w:shd w:val="clear" w:color="auto" w:fill="A5A5A5"/>
          </w:tcPr>
          <w:p w14:paraId="69B606A6" w14:textId="77777777" w:rsidR="00FB7D2E" w:rsidRPr="00EC10A3" w:rsidRDefault="00FB7D2E" w:rsidP="00E00AD3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color w:val="FFFFFF"/>
                <w:kern w:val="0"/>
                <w:szCs w:val="21"/>
                <w:lang w:eastAsia="en-US"/>
              </w:rPr>
            </w:pPr>
            <w:r w:rsidRPr="00EC10A3"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  <w:t>要求</w:t>
            </w:r>
          </w:p>
        </w:tc>
      </w:tr>
      <w:tr w:rsidR="00CD0A7E" w:rsidRPr="00EC10A3" w14:paraId="490F3BC0" w14:textId="77777777">
        <w:trPr>
          <w:jc w:val="center"/>
        </w:trPr>
        <w:tc>
          <w:tcPr>
            <w:tcW w:w="2382" w:type="dxa"/>
          </w:tcPr>
          <w:p w14:paraId="6F793111" w14:textId="77777777" w:rsidR="00CD0A7E" w:rsidRPr="00EC10A3" w:rsidRDefault="00CD0A7E" w:rsidP="00CD0A7E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</w:pPr>
            <w:r w:rsidRPr="00EC10A3"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  <w:t>CPU</w:t>
            </w:r>
          </w:p>
        </w:tc>
        <w:tc>
          <w:tcPr>
            <w:tcW w:w="5693" w:type="dxa"/>
          </w:tcPr>
          <w:p w14:paraId="175C3FFB" w14:textId="600CC8FC" w:rsidR="00CD0A7E" w:rsidRPr="00EC10A3" w:rsidRDefault="00CD0A7E" w:rsidP="00CD0A7E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>英特尔酷睿</w:t>
            </w: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 xml:space="preserve"> i5</w:t>
            </w: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>及以上</w:t>
            </w:r>
            <w:r w:rsidRPr="00EC10A3">
              <w:rPr>
                <w:rStyle w:val="eop"/>
                <w:rFonts w:ascii="Times New Roman" w:eastAsia="宋体" w:hAnsi="Times New Roman" w:cs="Times New Roman"/>
                <w:color w:val="000000"/>
                <w:szCs w:val="21"/>
              </w:rPr>
              <w:t> </w:t>
            </w:r>
          </w:p>
        </w:tc>
      </w:tr>
      <w:tr w:rsidR="00CD0A7E" w:rsidRPr="00EC10A3" w14:paraId="08521BCE" w14:textId="77777777">
        <w:trPr>
          <w:jc w:val="center"/>
        </w:trPr>
        <w:tc>
          <w:tcPr>
            <w:tcW w:w="2382" w:type="dxa"/>
          </w:tcPr>
          <w:p w14:paraId="68741E19" w14:textId="77777777" w:rsidR="00CD0A7E" w:rsidRPr="00EC10A3" w:rsidRDefault="00CD0A7E" w:rsidP="00CD0A7E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</w:pPr>
            <w:r w:rsidRPr="00EC10A3"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  <w:t>内存</w:t>
            </w:r>
          </w:p>
        </w:tc>
        <w:tc>
          <w:tcPr>
            <w:tcW w:w="5693" w:type="dxa"/>
          </w:tcPr>
          <w:p w14:paraId="49B38DC2" w14:textId="14F030F0" w:rsidR="00CD0A7E" w:rsidRPr="00EC10A3" w:rsidRDefault="00CD0A7E" w:rsidP="00CD0A7E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  <w:lang w:val="en-GB"/>
              </w:rPr>
            </w:pP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  <w:lang w:eastAsia="zh-TW"/>
              </w:rPr>
              <w:t>至少</w:t>
            </w: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>16GB</w:t>
            </w:r>
            <w:r w:rsidRPr="00EC10A3">
              <w:rPr>
                <w:rStyle w:val="eop"/>
                <w:rFonts w:ascii="Times New Roman" w:eastAsia="宋体" w:hAnsi="Times New Roman" w:cs="Times New Roman"/>
                <w:color w:val="000000"/>
                <w:szCs w:val="21"/>
              </w:rPr>
              <w:t> </w:t>
            </w:r>
          </w:p>
        </w:tc>
      </w:tr>
      <w:tr w:rsidR="00CD0A7E" w:rsidRPr="00EC10A3" w14:paraId="17D6746F" w14:textId="77777777">
        <w:trPr>
          <w:jc w:val="center"/>
        </w:trPr>
        <w:tc>
          <w:tcPr>
            <w:tcW w:w="2382" w:type="dxa"/>
          </w:tcPr>
          <w:p w14:paraId="51015685" w14:textId="77777777" w:rsidR="00CD0A7E" w:rsidRPr="00EC10A3" w:rsidRDefault="00CD0A7E" w:rsidP="00CD0A7E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</w:pPr>
            <w:r w:rsidRPr="00EC10A3">
              <w:rPr>
                <w:rFonts w:ascii="Times New Roman" w:eastAsia="宋体" w:hAnsi="Times New Roman" w:cs="Times New Roman"/>
                <w:kern w:val="0"/>
                <w:szCs w:val="21"/>
              </w:rPr>
              <w:t>显示分辨率</w:t>
            </w:r>
          </w:p>
        </w:tc>
        <w:tc>
          <w:tcPr>
            <w:tcW w:w="5693" w:type="dxa"/>
          </w:tcPr>
          <w:p w14:paraId="3B611E5C" w14:textId="49241CC8" w:rsidR="00CD0A7E" w:rsidRPr="00EC10A3" w:rsidRDefault="00CD0A7E" w:rsidP="00CD0A7E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  <w:lang w:val="en-GB"/>
              </w:rPr>
            </w:pP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>1920*1080</w:t>
            </w:r>
            <w:r w:rsidRPr="00EC10A3">
              <w:rPr>
                <w:rStyle w:val="eop"/>
                <w:rFonts w:ascii="Times New Roman" w:eastAsia="宋体" w:hAnsi="Times New Roman" w:cs="Times New Roman"/>
                <w:color w:val="000000"/>
                <w:szCs w:val="21"/>
              </w:rPr>
              <w:t> </w:t>
            </w:r>
          </w:p>
        </w:tc>
      </w:tr>
      <w:tr w:rsidR="00CD0A7E" w:rsidRPr="00EC10A3" w14:paraId="19F4298B" w14:textId="77777777">
        <w:trPr>
          <w:jc w:val="center"/>
        </w:trPr>
        <w:tc>
          <w:tcPr>
            <w:tcW w:w="2382" w:type="dxa"/>
          </w:tcPr>
          <w:p w14:paraId="193D84F8" w14:textId="77777777" w:rsidR="00CD0A7E" w:rsidRPr="00EC10A3" w:rsidRDefault="00CD0A7E" w:rsidP="00CD0A7E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</w:pPr>
            <w:r w:rsidRPr="00EC10A3">
              <w:rPr>
                <w:rFonts w:ascii="Times New Roman" w:eastAsia="宋体" w:hAnsi="Times New Roman" w:cs="Times New Roman"/>
                <w:kern w:val="0"/>
                <w:szCs w:val="21"/>
              </w:rPr>
              <w:t>操作系统</w:t>
            </w:r>
          </w:p>
        </w:tc>
        <w:tc>
          <w:tcPr>
            <w:tcW w:w="5693" w:type="dxa"/>
          </w:tcPr>
          <w:p w14:paraId="6822CBDF" w14:textId="517821EF" w:rsidR="00CD0A7E" w:rsidRPr="00EC10A3" w:rsidRDefault="00CD0A7E" w:rsidP="00CD0A7E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</w:pP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 xml:space="preserve">Windows 10 </w:t>
            </w: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  <w:lang w:eastAsia="zh-TW"/>
              </w:rPr>
              <w:t>专业版（</w:t>
            </w: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>64</w:t>
            </w: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  <w:lang w:eastAsia="zh-TW"/>
              </w:rPr>
              <w:t>位）</w:t>
            </w: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>及兼容版本</w:t>
            </w:r>
            <w:r w:rsidRPr="00EC10A3">
              <w:rPr>
                <w:rStyle w:val="eop"/>
                <w:rFonts w:ascii="Times New Roman" w:eastAsia="宋体" w:hAnsi="Times New Roman" w:cs="Times New Roman"/>
                <w:color w:val="000000"/>
                <w:szCs w:val="21"/>
              </w:rPr>
              <w:t> </w:t>
            </w:r>
          </w:p>
        </w:tc>
      </w:tr>
      <w:tr w:rsidR="00CD0A7E" w:rsidRPr="00EC10A3" w14:paraId="5A9334D9" w14:textId="77777777">
        <w:trPr>
          <w:jc w:val="center"/>
        </w:trPr>
        <w:tc>
          <w:tcPr>
            <w:tcW w:w="2382" w:type="dxa"/>
          </w:tcPr>
          <w:p w14:paraId="46EA72D1" w14:textId="77777777" w:rsidR="00CD0A7E" w:rsidRPr="00EC10A3" w:rsidRDefault="00CD0A7E" w:rsidP="00CD0A7E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</w:pPr>
            <w:r w:rsidRPr="00EC10A3">
              <w:rPr>
                <w:rFonts w:ascii="Times New Roman" w:eastAsia="宋体" w:hAnsi="Times New Roman" w:cs="Times New Roman"/>
                <w:kern w:val="0"/>
                <w:szCs w:val="21"/>
              </w:rPr>
              <w:t>浏览器</w:t>
            </w:r>
          </w:p>
        </w:tc>
        <w:tc>
          <w:tcPr>
            <w:tcW w:w="5693" w:type="dxa"/>
          </w:tcPr>
          <w:p w14:paraId="2B43940B" w14:textId="7CBECAEB" w:rsidR="00CD0A7E" w:rsidRPr="00EC10A3" w:rsidRDefault="00CD0A7E" w:rsidP="00CD0A7E">
            <w:pPr>
              <w:widowControl/>
              <w:tabs>
                <w:tab w:val="left" w:pos="2532"/>
              </w:tabs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</w:rPr>
              <w:t>Chrome 137.0</w:t>
            </w:r>
            <w:r w:rsidRPr="00EC10A3">
              <w:rPr>
                <w:rStyle w:val="normaltextrun"/>
                <w:rFonts w:ascii="Times New Roman" w:eastAsia="宋体" w:hAnsi="Times New Roman" w:cs="Times New Roman"/>
                <w:color w:val="000000"/>
                <w:szCs w:val="21"/>
                <w:lang w:eastAsia="zh-TW"/>
              </w:rPr>
              <w:t>及兼容版本</w:t>
            </w:r>
            <w:r w:rsidRPr="00EC10A3">
              <w:rPr>
                <w:rStyle w:val="eop"/>
                <w:rFonts w:ascii="Times New Roman" w:eastAsia="宋体" w:hAnsi="Times New Roman" w:cs="Times New Roman"/>
                <w:color w:val="000000"/>
                <w:szCs w:val="21"/>
              </w:rPr>
              <w:t> </w:t>
            </w:r>
          </w:p>
        </w:tc>
      </w:tr>
    </w:tbl>
    <w:p w14:paraId="5C5F5447" w14:textId="77777777" w:rsidR="00FB7D2E" w:rsidRPr="00EC10A3" w:rsidRDefault="00FB7D2E" w:rsidP="00E00AD3">
      <w:pPr>
        <w:widowControl/>
        <w:overflowPunct w:val="0"/>
        <w:autoSpaceDE w:val="0"/>
        <w:autoSpaceDN w:val="0"/>
        <w:adjustRightInd w:val="0"/>
        <w:spacing w:line="360" w:lineRule="auto"/>
        <w:jc w:val="left"/>
        <w:textAlignment w:val="baseline"/>
        <w:rPr>
          <w:rFonts w:ascii="Times New Roman" w:eastAsia="宋体" w:hAnsi="Times New Roman" w:cs="Times New Roman"/>
          <w:kern w:val="0"/>
          <w:szCs w:val="20"/>
        </w:rPr>
      </w:pPr>
    </w:p>
    <w:p w14:paraId="503113C4" w14:textId="77777777" w:rsidR="00FB7D2E" w:rsidRPr="00EC10A3" w:rsidRDefault="00FB7D2E" w:rsidP="00E00AD3">
      <w:pPr>
        <w:jc w:val="left"/>
        <w:outlineLvl w:val="2"/>
        <w:rPr>
          <w:rFonts w:ascii="Times New Roman" w:eastAsia="宋体" w:hAnsi="Times New Roman" w:cs="Times New Roman"/>
          <w:b/>
          <w:bCs/>
        </w:rPr>
      </w:pPr>
      <w:bookmarkStart w:id="51" w:name="_Toc24805"/>
      <w:bookmarkStart w:id="52" w:name="_Toc14506"/>
      <w:bookmarkStart w:id="53" w:name="_Toc3194"/>
      <w:bookmarkStart w:id="54" w:name="_Toc113622678"/>
      <w:bookmarkStart w:id="55" w:name="_Toc23111"/>
      <w:bookmarkStart w:id="56" w:name="_Toc18460"/>
      <w:bookmarkStart w:id="57" w:name="_Toc171370975"/>
      <w:bookmarkStart w:id="58" w:name="_Toc203049191"/>
      <w:bookmarkEnd w:id="50"/>
      <w:r w:rsidRPr="00EC10A3">
        <w:rPr>
          <w:rFonts w:ascii="Times New Roman" w:eastAsia="宋体" w:hAnsi="Times New Roman" w:cs="Times New Roman"/>
          <w:b/>
          <w:bCs/>
        </w:rPr>
        <w:t>4</w:t>
      </w:r>
      <w:r w:rsidRPr="00EC10A3">
        <w:rPr>
          <w:rFonts w:ascii="Times New Roman" w:eastAsia="宋体" w:hAnsi="Times New Roman" w:cs="Times New Roman"/>
          <w:b/>
          <w:bCs/>
        </w:rPr>
        <w:t>）</w:t>
      </w:r>
      <w:r w:rsidRPr="00EC10A3">
        <w:rPr>
          <w:rFonts w:ascii="Times New Roman" w:eastAsia="宋体" w:hAnsi="Times New Roman" w:cs="Times New Roman"/>
          <w:b/>
          <w:bCs/>
          <w:szCs w:val="28"/>
        </w:rPr>
        <w:t>服务器及用户端网络条件</w:t>
      </w:r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05D0163B" w14:textId="77777777" w:rsidR="00FB7D2E" w:rsidRPr="00EC10A3" w:rsidRDefault="00FB7D2E" w:rsidP="00E274E2">
      <w:pPr>
        <w:pStyle w:val="Default"/>
        <w:jc w:val="center"/>
        <w:rPr>
          <w:rFonts w:ascii="Times New Roman" w:hAnsi="Times New Roman" w:cs="Times New Roman"/>
          <w:color w:val="000000" w:themeColor="text1"/>
        </w:rPr>
      </w:pPr>
      <w:r w:rsidRPr="00EC10A3">
        <w:rPr>
          <w:rFonts w:ascii="Times New Roman" w:hAnsi="Times New Roman" w:cs="Times New Roman"/>
          <w:color w:val="000000" w:themeColor="text1"/>
          <w:sz w:val="21"/>
          <w:szCs w:val="21"/>
        </w:rPr>
        <w:t>表</w:t>
      </w:r>
      <w:r w:rsidRPr="00EC10A3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4 </w:t>
      </w:r>
      <w:r w:rsidRPr="00EC10A3">
        <w:rPr>
          <w:rFonts w:ascii="Times New Roman" w:hAnsi="Times New Roman" w:cs="Times New Roman"/>
          <w:color w:val="000000" w:themeColor="text1"/>
          <w:sz w:val="21"/>
          <w:szCs w:val="21"/>
        </w:rPr>
        <w:t>网络要求</w:t>
      </w:r>
    </w:p>
    <w:tbl>
      <w:tblPr>
        <w:tblW w:w="7933" w:type="dxa"/>
        <w:jc w:val="center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2729"/>
        <w:gridCol w:w="2321"/>
        <w:gridCol w:w="2883"/>
      </w:tblGrid>
      <w:tr w:rsidR="00FB7D2E" w:rsidRPr="00EC10A3" w14:paraId="494A6941" w14:textId="77777777">
        <w:trPr>
          <w:jc w:val="center"/>
        </w:trPr>
        <w:tc>
          <w:tcPr>
            <w:tcW w:w="2729" w:type="dxa"/>
            <w:shd w:val="clear" w:color="auto" w:fill="BFBFBF"/>
          </w:tcPr>
          <w:p w14:paraId="1AF1889D" w14:textId="77777777" w:rsidR="00FB7D2E" w:rsidRPr="00EC10A3" w:rsidRDefault="00FB7D2E" w:rsidP="00E00AD3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eastAsia="en-US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配置</w:t>
            </w:r>
          </w:p>
        </w:tc>
        <w:tc>
          <w:tcPr>
            <w:tcW w:w="5204" w:type="dxa"/>
            <w:gridSpan w:val="2"/>
            <w:shd w:val="clear" w:color="auto" w:fill="BFBFBF"/>
          </w:tcPr>
          <w:p w14:paraId="3F12A4D6" w14:textId="77777777" w:rsidR="00FB7D2E" w:rsidRPr="00EC10A3" w:rsidRDefault="00FB7D2E" w:rsidP="00E00AD3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eastAsia="en-US"/>
              </w:rPr>
              <w:t>要求</w:t>
            </w:r>
          </w:p>
        </w:tc>
      </w:tr>
      <w:tr w:rsidR="00FB7D2E" w:rsidRPr="00EC10A3" w14:paraId="6D60B661" w14:textId="77777777">
        <w:trPr>
          <w:jc w:val="center"/>
        </w:trPr>
        <w:tc>
          <w:tcPr>
            <w:tcW w:w="2729" w:type="dxa"/>
          </w:tcPr>
          <w:p w14:paraId="46B4AF57" w14:textId="77777777" w:rsidR="00FB7D2E" w:rsidRPr="00EC10A3" w:rsidRDefault="00FB7D2E" w:rsidP="00E00AD3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</w:pPr>
            <w:r w:rsidRPr="00EC10A3">
              <w:rPr>
                <w:rFonts w:ascii="Times New Roman" w:eastAsia="宋体" w:hAnsi="Times New Roman" w:cs="Times New Roman"/>
                <w:kern w:val="0"/>
                <w:szCs w:val="21"/>
              </w:rPr>
              <w:t>网络类型</w:t>
            </w:r>
          </w:p>
        </w:tc>
        <w:tc>
          <w:tcPr>
            <w:tcW w:w="2321" w:type="dxa"/>
          </w:tcPr>
          <w:p w14:paraId="1CB77672" w14:textId="77777777" w:rsidR="00FB7D2E" w:rsidRPr="00EC10A3" w:rsidRDefault="00FB7D2E" w:rsidP="00E00AD3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</w:pPr>
            <w:r w:rsidRPr="00EC10A3">
              <w:rPr>
                <w:rFonts w:ascii="Times New Roman" w:eastAsia="宋体" w:hAnsi="Times New Roman" w:cs="Times New Roman"/>
                <w:kern w:val="0"/>
                <w:szCs w:val="21"/>
              </w:rPr>
              <w:t>局域网</w:t>
            </w:r>
          </w:p>
        </w:tc>
        <w:tc>
          <w:tcPr>
            <w:tcW w:w="2883" w:type="dxa"/>
          </w:tcPr>
          <w:p w14:paraId="4547C516" w14:textId="77777777" w:rsidR="00FB7D2E" w:rsidRPr="00EC10A3" w:rsidRDefault="00FB7D2E" w:rsidP="00E00AD3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  <w:lang w:eastAsia="en-US"/>
              </w:rPr>
            </w:pPr>
            <w:r w:rsidRPr="00EC10A3">
              <w:rPr>
                <w:rFonts w:ascii="Times New Roman" w:eastAsia="宋体" w:hAnsi="Times New Roman" w:cs="Times New Roman"/>
                <w:kern w:val="0"/>
                <w:szCs w:val="21"/>
              </w:rPr>
              <w:t>广域网</w:t>
            </w:r>
          </w:p>
        </w:tc>
      </w:tr>
      <w:tr w:rsidR="005B39DF" w:rsidRPr="00EC10A3" w14:paraId="6B343960" w14:textId="77777777">
        <w:trPr>
          <w:jc w:val="center"/>
        </w:trPr>
        <w:tc>
          <w:tcPr>
            <w:tcW w:w="2729" w:type="dxa"/>
          </w:tcPr>
          <w:p w14:paraId="32419BD4" w14:textId="77777777" w:rsidR="005B39DF" w:rsidRPr="00EC10A3" w:rsidRDefault="005B39DF" w:rsidP="005B39DF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kern w:val="0"/>
                <w:szCs w:val="21"/>
              </w:rPr>
              <w:t>带宽</w:t>
            </w:r>
          </w:p>
        </w:tc>
        <w:tc>
          <w:tcPr>
            <w:tcW w:w="2321" w:type="dxa"/>
          </w:tcPr>
          <w:p w14:paraId="1A03DFC5" w14:textId="28DEEFDC" w:rsidR="005B39DF" w:rsidRPr="00EC10A3" w:rsidRDefault="005B39DF" w:rsidP="005B39DF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EC10A3">
              <w:rPr>
                <w:rStyle w:val="normaltextrun"/>
                <w:rFonts w:ascii="Times New Roman" w:eastAsia="宋体" w:hAnsi="Times New Roman" w:cs="Times New Roman"/>
                <w:szCs w:val="21"/>
              </w:rPr>
              <w:t>100Mbps</w:t>
            </w:r>
            <w:r w:rsidRPr="00EC10A3">
              <w:rPr>
                <w:rStyle w:val="normaltextrun"/>
                <w:rFonts w:ascii="Times New Roman" w:eastAsia="宋体" w:hAnsi="Times New Roman" w:cs="Times New Roman"/>
                <w:szCs w:val="21"/>
              </w:rPr>
              <w:t>及以上</w:t>
            </w:r>
            <w:r w:rsidRPr="00EC10A3">
              <w:rPr>
                <w:rStyle w:val="eop"/>
                <w:rFonts w:ascii="Times New Roman" w:eastAsia="宋体" w:hAnsi="Times New Roman" w:cs="Times New Roman"/>
                <w:szCs w:val="21"/>
              </w:rPr>
              <w:t> </w:t>
            </w:r>
          </w:p>
        </w:tc>
        <w:tc>
          <w:tcPr>
            <w:tcW w:w="2883" w:type="dxa"/>
          </w:tcPr>
          <w:p w14:paraId="21AC548C" w14:textId="443536D3" w:rsidR="005B39DF" w:rsidRPr="00EC10A3" w:rsidRDefault="005B39DF" w:rsidP="005B39DF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jc w:val="left"/>
              <w:textAlignment w:val="baseline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EC10A3">
              <w:rPr>
                <w:rStyle w:val="normaltextrun"/>
                <w:rFonts w:ascii="Times New Roman" w:eastAsia="宋体" w:hAnsi="Times New Roman" w:cs="Times New Roman"/>
                <w:szCs w:val="21"/>
              </w:rPr>
              <w:t>1000Mbps</w:t>
            </w:r>
            <w:r w:rsidRPr="00EC10A3">
              <w:rPr>
                <w:rStyle w:val="normaltextrun"/>
                <w:rFonts w:ascii="Times New Roman" w:eastAsia="宋体" w:hAnsi="Times New Roman" w:cs="Times New Roman"/>
                <w:szCs w:val="21"/>
              </w:rPr>
              <w:t>及以上</w:t>
            </w:r>
            <w:r w:rsidRPr="00EC10A3">
              <w:rPr>
                <w:rStyle w:val="eop"/>
                <w:rFonts w:ascii="Times New Roman" w:eastAsia="宋体" w:hAnsi="Times New Roman" w:cs="Times New Roman"/>
                <w:szCs w:val="21"/>
              </w:rPr>
              <w:t> </w:t>
            </w:r>
          </w:p>
        </w:tc>
      </w:tr>
    </w:tbl>
    <w:p w14:paraId="5E1ECA76" w14:textId="52DC566E" w:rsidR="00B01742" w:rsidRPr="00EC10A3" w:rsidRDefault="00282639" w:rsidP="00E00AD3">
      <w:pPr>
        <w:pStyle w:val="1"/>
        <w:numPr>
          <w:ilvl w:val="0"/>
          <w:numId w:val="1"/>
        </w:numPr>
        <w:jc w:val="left"/>
        <w:rPr>
          <w:rFonts w:cs="Times New Roman"/>
        </w:rPr>
      </w:pPr>
      <w:bookmarkStart w:id="59" w:name="_Toc203049192"/>
      <w:bookmarkEnd w:id="18"/>
      <w:r w:rsidRPr="00EC10A3">
        <w:rPr>
          <w:rFonts w:cs="Times New Roman"/>
        </w:rPr>
        <w:t>实施流程</w:t>
      </w:r>
      <w:bookmarkEnd w:id="59"/>
    </w:p>
    <w:p w14:paraId="7FBA5302" w14:textId="77777777" w:rsidR="00282639" w:rsidRPr="00EC10A3" w:rsidRDefault="00282639" w:rsidP="00E00AD3">
      <w:pPr>
        <w:pStyle w:val="2"/>
        <w:numPr>
          <w:ilvl w:val="1"/>
          <w:numId w:val="1"/>
        </w:numPr>
        <w:jc w:val="left"/>
        <w:rPr>
          <w:rFonts w:cs="Times New Roman"/>
        </w:rPr>
      </w:pPr>
      <w:bookmarkStart w:id="60" w:name="_Toc203049193"/>
      <w:r w:rsidRPr="00EC10A3">
        <w:rPr>
          <w:rFonts w:cs="Times New Roman"/>
        </w:rPr>
        <w:t>实施计划</w:t>
      </w:r>
      <w:bookmarkEnd w:id="60"/>
    </w:p>
    <w:p w14:paraId="2A0F8025" w14:textId="11DB749B" w:rsidR="00282639" w:rsidRPr="00EC10A3" w:rsidRDefault="00282639" w:rsidP="00E00AD3">
      <w:pPr>
        <w:spacing w:line="360" w:lineRule="auto"/>
        <w:ind w:firstLineChars="200" w:firstLine="422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  <w:b/>
          <w:bCs/>
        </w:rPr>
        <w:t>识别威胁</w:t>
      </w:r>
      <w:r w:rsidRPr="00EC10A3">
        <w:rPr>
          <w:rFonts w:ascii="Times New Roman" w:eastAsia="宋体" w:hAnsi="Times New Roman" w:cs="Times New Roman"/>
        </w:rPr>
        <w:t>：基于</w:t>
      </w:r>
      <w:r w:rsidRPr="00EC10A3">
        <w:rPr>
          <w:rFonts w:ascii="Times New Roman" w:eastAsia="宋体" w:hAnsi="Times New Roman" w:cs="Times New Roman"/>
        </w:rPr>
        <w:t xml:space="preserve"> STRIDE </w:t>
      </w:r>
      <w:r w:rsidRPr="00EC10A3">
        <w:rPr>
          <w:rFonts w:ascii="Times New Roman" w:eastAsia="宋体" w:hAnsi="Times New Roman" w:cs="Times New Roman"/>
        </w:rPr>
        <w:t>模型分析潜在安全威胁、网络安全扫描报告</w:t>
      </w:r>
      <w:del w:id="61" w:author="李佳励" w:date="2026-02-03T11:07:00Z" w16du:dateUtc="2026-02-03T03:07:00Z">
        <w:r w:rsidRPr="00EC10A3" w:rsidDel="009B6154">
          <w:rPr>
            <w:rFonts w:ascii="Times New Roman" w:eastAsia="宋体" w:hAnsi="Times New Roman" w:cs="Times New Roman"/>
          </w:rPr>
          <w:delText>与渗透测试报告</w:delText>
        </w:r>
      </w:del>
      <w:r w:rsidRPr="00EC10A3">
        <w:rPr>
          <w:rFonts w:ascii="Times New Roman" w:eastAsia="宋体" w:hAnsi="Times New Roman" w:cs="Times New Roman"/>
        </w:rPr>
        <w:t>识别的漏洞威胁；</w:t>
      </w:r>
    </w:p>
    <w:p w14:paraId="2FB3CE34" w14:textId="77777777" w:rsidR="00282639" w:rsidRPr="00EC10A3" w:rsidRDefault="00282639" w:rsidP="00E00AD3">
      <w:pPr>
        <w:spacing w:line="360" w:lineRule="auto"/>
        <w:ind w:firstLineChars="200" w:firstLine="422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  <w:b/>
          <w:bCs/>
        </w:rPr>
        <w:t>风险评估</w:t>
      </w:r>
      <w:r w:rsidRPr="00EC10A3">
        <w:rPr>
          <w:rFonts w:ascii="Times New Roman" w:eastAsia="宋体" w:hAnsi="Times New Roman" w:cs="Times New Roman"/>
        </w:rPr>
        <w:t>：量化威胁对系统和用户的影响，优先处理高风险问题；</w:t>
      </w:r>
    </w:p>
    <w:p w14:paraId="1FFA74AA" w14:textId="77777777" w:rsidR="00282639" w:rsidRPr="00EC10A3" w:rsidRDefault="00282639" w:rsidP="00E00AD3">
      <w:pPr>
        <w:spacing w:line="360" w:lineRule="auto"/>
        <w:ind w:firstLineChars="200" w:firstLine="422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  <w:b/>
          <w:bCs/>
        </w:rPr>
        <w:t>制定控制措施</w:t>
      </w:r>
      <w:r w:rsidRPr="00EC10A3">
        <w:rPr>
          <w:rFonts w:ascii="Times New Roman" w:eastAsia="宋体" w:hAnsi="Times New Roman" w:cs="Times New Roman"/>
        </w:rPr>
        <w:t>：设计并实施缓解威胁的具体技术和流程；</w:t>
      </w:r>
    </w:p>
    <w:p w14:paraId="665A5414" w14:textId="11B46A77" w:rsidR="00282639" w:rsidRPr="00EC10A3" w:rsidRDefault="00282639" w:rsidP="00E00AD3">
      <w:pPr>
        <w:spacing w:line="360" w:lineRule="auto"/>
        <w:ind w:firstLineChars="200" w:firstLine="422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  <w:b/>
          <w:bCs/>
        </w:rPr>
        <w:t>动态更新：</w:t>
      </w:r>
      <w:r w:rsidRPr="00EC10A3">
        <w:rPr>
          <w:rFonts w:ascii="Times New Roman" w:eastAsia="宋体" w:hAnsi="Times New Roman" w:cs="Times New Roman"/>
        </w:rPr>
        <w:t>确保</w:t>
      </w:r>
      <w:r w:rsidR="004176CE" w:rsidRPr="00EC10A3">
        <w:rPr>
          <w:rFonts w:ascii="Times New Roman" w:eastAsia="宋体" w:hAnsi="Times New Roman" w:cs="Times New Roman"/>
        </w:rPr>
        <w:t>网络安全</w:t>
      </w:r>
      <w:r w:rsidRPr="00EC10A3">
        <w:rPr>
          <w:rFonts w:ascii="Times New Roman" w:eastAsia="宋体" w:hAnsi="Times New Roman" w:cs="Times New Roman"/>
        </w:rPr>
        <w:t>文档随系统环境和安全态势变化而调整。</w:t>
      </w:r>
    </w:p>
    <w:p w14:paraId="3258778E" w14:textId="77777777" w:rsidR="00282639" w:rsidRPr="00EC10A3" w:rsidRDefault="00282639" w:rsidP="00E00AD3">
      <w:pPr>
        <w:pStyle w:val="2"/>
        <w:numPr>
          <w:ilvl w:val="1"/>
          <w:numId w:val="1"/>
        </w:numPr>
        <w:jc w:val="left"/>
        <w:rPr>
          <w:rFonts w:cs="Times New Roman"/>
        </w:rPr>
      </w:pPr>
      <w:bookmarkStart w:id="62" w:name="_Toc203049194"/>
      <w:r w:rsidRPr="00EC10A3">
        <w:rPr>
          <w:rFonts w:cs="Times New Roman"/>
        </w:rPr>
        <w:t>实施方法</w:t>
      </w:r>
      <w:bookmarkEnd w:id="62"/>
    </w:p>
    <w:p w14:paraId="06EF58D5" w14:textId="7FD8B22F" w:rsidR="00282639" w:rsidRPr="00EC10A3" w:rsidRDefault="00282639" w:rsidP="00E00AD3">
      <w:pPr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 xml:space="preserve">STRIDE </w:t>
      </w:r>
      <w:r w:rsidRPr="00EC10A3">
        <w:rPr>
          <w:rFonts w:ascii="Times New Roman" w:eastAsia="宋体" w:hAnsi="Times New Roman" w:cs="Times New Roman"/>
        </w:rPr>
        <w:t>模型通过六个主要威胁类别（仿冒、篡改、否认、信息泄露、拒绝服务、权</w:t>
      </w:r>
      <w:r w:rsidRPr="00EC10A3">
        <w:rPr>
          <w:rFonts w:ascii="Times New Roman" w:eastAsia="宋体" w:hAnsi="Times New Roman" w:cs="Times New Roman"/>
        </w:rPr>
        <w:lastRenderedPageBreak/>
        <w:t>限提升）来系统性地识别软件中的潜在安全风险</w:t>
      </w:r>
      <w:r w:rsidR="0077630F" w:rsidRPr="00EC10A3">
        <w:rPr>
          <w:rFonts w:ascii="Times New Roman" w:eastAsia="宋体" w:hAnsi="Times New Roman" w:cs="Times New Roman"/>
        </w:rPr>
        <w:t>，这种方法的优势在于分类明确，帮助开发团队在复杂系统中高效地识别安全隐患，为设计安全对策奠定基础。此外，与系统架构的结合使得</w:t>
      </w:r>
      <w:r w:rsidR="0077630F" w:rsidRPr="00EC10A3">
        <w:rPr>
          <w:rFonts w:ascii="Times New Roman" w:eastAsia="宋体" w:hAnsi="Times New Roman" w:cs="Times New Roman"/>
        </w:rPr>
        <w:t xml:space="preserve"> STRIDE </w:t>
      </w:r>
      <w:r w:rsidR="0077630F" w:rsidRPr="00EC10A3">
        <w:rPr>
          <w:rFonts w:ascii="Times New Roman" w:eastAsia="宋体" w:hAnsi="Times New Roman" w:cs="Times New Roman"/>
        </w:rPr>
        <w:t>能直观反映潜在的攻击路径，避免遗漏重要风险</w:t>
      </w:r>
      <w:r w:rsidRPr="00EC10A3">
        <w:rPr>
          <w:rFonts w:ascii="Times New Roman" w:eastAsia="宋体" w:hAnsi="Times New Roman" w:cs="Times New Roman"/>
        </w:rPr>
        <w:t>。</w:t>
      </w:r>
    </w:p>
    <w:p w14:paraId="272F997B" w14:textId="77777777" w:rsidR="00282639" w:rsidRPr="00EC10A3" w:rsidRDefault="00282639" w:rsidP="00E00AD3">
      <w:pPr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此模型在医疗软件的威胁识别和防范方面有较好的应用效果；</w:t>
      </w:r>
    </w:p>
    <w:p w14:paraId="681FBCB4" w14:textId="77777777" w:rsidR="00282639" w:rsidRPr="00EC10A3" w:rsidRDefault="00282639" w:rsidP="00E00AD3">
      <w:pPr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按以下分类检查每个模块：</w:t>
      </w:r>
    </w:p>
    <w:p w14:paraId="24972800" w14:textId="77777777" w:rsidR="00282639" w:rsidRPr="00EC10A3" w:rsidRDefault="00282639" w:rsidP="00E00AD3">
      <w:pPr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Spoofing</w:t>
      </w:r>
      <w:r w:rsidRPr="00EC10A3">
        <w:rPr>
          <w:rFonts w:ascii="Times New Roman" w:eastAsia="宋体" w:hAnsi="Times New Roman" w:cs="Times New Roman"/>
        </w:rPr>
        <w:t>（身份伪造）：身份验证机制是否存在漏洞；</w:t>
      </w:r>
    </w:p>
    <w:p w14:paraId="55E63CF9" w14:textId="77777777" w:rsidR="00282639" w:rsidRPr="00EC10A3" w:rsidRDefault="00282639" w:rsidP="00E00AD3">
      <w:pPr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Tampering</w:t>
      </w:r>
      <w:r w:rsidRPr="00EC10A3">
        <w:rPr>
          <w:rFonts w:ascii="Times New Roman" w:eastAsia="宋体" w:hAnsi="Times New Roman" w:cs="Times New Roman"/>
        </w:rPr>
        <w:t>（数据篡改）：数据传输是否加密，是否支持完整性验证；</w:t>
      </w:r>
    </w:p>
    <w:p w14:paraId="7CBE0667" w14:textId="77777777" w:rsidR="00282639" w:rsidRPr="00EC10A3" w:rsidRDefault="00282639" w:rsidP="00E00AD3">
      <w:pPr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Repudiation</w:t>
      </w:r>
      <w:r w:rsidRPr="00EC10A3">
        <w:rPr>
          <w:rFonts w:ascii="Times New Roman" w:eastAsia="宋体" w:hAnsi="Times New Roman" w:cs="Times New Roman"/>
        </w:rPr>
        <w:t>（否认）：日志是否完整且不可篡改；</w:t>
      </w:r>
    </w:p>
    <w:p w14:paraId="2108977A" w14:textId="77777777" w:rsidR="00282639" w:rsidRPr="00EC10A3" w:rsidRDefault="00282639" w:rsidP="00E00AD3">
      <w:pPr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Information Disclosure</w:t>
      </w:r>
      <w:r w:rsidRPr="00EC10A3">
        <w:rPr>
          <w:rFonts w:ascii="Times New Roman" w:eastAsia="宋体" w:hAnsi="Times New Roman" w:cs="Times New Roman"/>
        </w:rPr>
        <w:t>（信息泄露）：是否存在敏感数据泄露风险；</w:t>
      </w:r>
    </w:p>
    <w:p w14:paraId="61A7F91D" w14:textId="77777777" w:rsidR="00282639" w:rsidRPr="00EC10A3" w:rsidRDefault="00282639" w:rsidP="00E00AD3">
      <w:pPr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Denial of Service</w:t>
      </w:r>
      <w:r w:rsidRPr="00EC10A3">
        <w:rPr>
          <w:rFonts w:ascii="Times New Roman" w:eastAsia="宋体" w:hAnsi="Times New Roman" w:cs="Times New Roman"/>
        </w:rPr>
        <w:t>（服务拒绝）：是否有资源耗尽或过载的风险；</w:t>
      </w:r>
    </w:p>
    <w:p w14:paraId="040CA68E" w14:textId="77777777" w:rsidR="00282639" w:rsidRPr="00EC10A3" w:rsidRDefault="00282639" w:rsidP="00E00AD3">
      <w:pPr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Elevation of Privilege</w:t>
      </w:r>
      <w:r w:rsidRPr="00EC10A3">
        <w:rPr>
          <w:rFonts w:ascii="Times New Roman" w:eastAsia="宋体" w:hAnsi="Times New Roman" w:cs="Times New Roman"/>
        </w:rPr>
        <w:t>（权限提升）：是否存在权限管理漏洞。</w:t>
      </w:r>
    </w:p>
    <w:p w14:paraId="745E40F7" w14:textId="01261FCF" w:rsidR="00282639" w:rsidRPr="00EC10A3" w:rsidRDefault="00282639" w:rsidP="00E00AD3">
      <w:pPr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通过第三方进行的</w:t>
      </w:r>
      <w:del w:id="63" w:author="李佳励" w:date="2026-02-03T11:07:00Z" w16du:dateUtc="2026-02-03T03:07:00Z">
        <w:r w:rsidRPr="00EC10A3" w:rsidDel="00BB001A">
          <w:rPr>
            <w:rFonts w:ascii="Times New Roman" w:eastAsia="宋体" w:hAnsi="Times New Roman" w:cs="Times New Roman"/>
          </w:rPr>
          <w:delText>渗透测试及</w:delText>
        </w:r>
      </w:del>
      <w:r w:rsidRPr="00EC10A3">
        <w:rPr>
          <w:rFonts w:ascii="Times New Roman" w:eastAsia="宋体" w:hAnsi="Times New Roman" w:cs="Times New Roman"/>
        </w:rPr>
        <w:t>网络安全扫描，识别潜在的漏洞风险。</w:t>
      </w:r>
    </w:p>
    <w:p w14:paraId="7C1D9095" w14:textId="77777777" w:rsidR="004A27F7" w:rsidRPr="00EC10A3" w:rsidRDefault="00F20C4C" w:rsidP="00E00AD3">
      <w:pPr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 xml:space="preserve">STRIDE </w:t>
      </w:r>
      <w:r w:rsidRPr="00EC10A3">
        <w:rPr>
          <w:rFonts w:ascii="Times New Roman" w:eastAsia="宋体" w:hAnsi="Times New Roman" w:cs="Times New Roman"/>
        </w:rPr>
        <w:t>模型方法</w:t>
      </w:r>
      <w:r w:rsidR="004A27F7" w:rsidRPr="00EC10A3">
        <w:rPr>
          <w:rFonts w:ascii="Times New Roman" w:eastAsia="宋体" w:hAnsi="Times New Roman" w:cs="Times New Roman"/>
        </w:rPr>
        <w:t>特别适用于满足医疗器械软件在</w:t>
      </w:r>
      <w:r w:rsidR="004A27F7" w:rsidRPr="00EC10A3">
        <w:rPr>
          <w:rFonts w:ascii="Times New Roman" w:eastAsia="宋体" w:hAnsi="Times New Roman" w:cs="Times New Roman"/>
        </w:rPr>
        <w:t xml:space="preserve"> FDA </w:t>
      </w:r>
      <w:r w:rsidR="004A27F7" w:rsidRPr="00EC10A3">
        <w:rPr>
          <w:rFonts w:ascii="Times New Roman" w:eastAsia="宋体" w:hAnsi="Times New Roman" w:cs="Times New Roman"/>
        </w:rPr>
        <w:t>认证中的高标准安全需求。其结合系统架构和数据流进行分析的特点，使其能够精准定位风险来源，并通过明确的分类帮助开发团队设计针对性的安全控制措施。</w:t>
      </w:r>
    </w:p>
    <w:p w14:paraId="2AFE0E63" w14:textId="1F9D99AF" w:rsidR="00F20C4C" w:rsidRPr="00EC10A3" w:rsidRDefault="004A27F7" w:rsidP="00E00AD3">
      <w:pPr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模型对于信息泄露和权限滥用等高风险场景的识别，特别契合医疗器械软件对患者敏感数据保护的严苛要求。此外，</w:t>
      </w:r>
      <w:r w:rsidRPr="00EC10A3">
        <w:rPr>
          <w:rFonts w:ascii="Times New Roman" w:eastAsia="宋体" w:hAnsi="Times New Roman" w:cs="Times New Roman"/>
        </w:rPr>
        <w:t xml:space="preserve">STRIDE </w:t>
      </w:r>
      <w:r w:rsidRPr="00EC10A3">
        <w:rPr>
          <w:rFonts w:ascii="Times New Roman" w:eastAsia="宋体" w:hAnsi="Times New Roman" w:cs="Times New Roman"/>
        </w:rPr>
        <w:t>模型的灵活性和可扩展性支持动态威胁更新和持续风险监控，确保安全策略始终与新出现的威胁保持同步，为</w:t>
      </w:r>
      <w:r w:rsidRPr="00EC10A3">
        <w:rPr>
          <w:rFonts w:ascii="Times New Roman" w:eastAsia="宋体" w:hAnsi="Times New Roman" w:cs="Times New Roman"/>
        </w:rPr>
        <w:t xml:space="preserve"> FDA </w:t>
      </w:r>
      <w:r w:rsidRPr="00EC10A3">
        <w:rPr>
          <w:rFonts w:ascii="Times New Roman" w:eastAsia="宋体" w:hAnsi="Times New Roman" w:cs="Times New Roman"/>
        </w:rPr>
        <w:t>合规性审核提供了科学、系统且可审查的依据，同时提升了安全管理的整体效率</w:t>
      </w:r>
      <w:r w:rsidR="00F20C4C" w:rsidRPr="00EC10A3">
        <w:rPr>
          <w:rFonts w:ascii="Times New Roman" w:eastAsia="宋体" w:hAnsi="Times New Roman" w:cs="Times New Roman"/>
        </w:rPr>
        <w:t>。</w:t>
      </w:r>
    </w:p>
    <w:p w14:paraId="5EEF4A73" w14:textId="77777777" w:rsidR="00282639" w:rsidRPr="00EC10A3" w:rsidRDefault="00282639" w:rsidP="00E00AD3">
      <w:pPr>
        <w:pStyle w:val="2"/>
        <w:numPr>
          <w:ilvl w:val="1"/>
          <w:numId w:val="1"/>
        </w:numPr>
        <w:jc w:val="left"/>
        <w:rPr>
          <w:rFonts w:cs="Times New Roman"/>
        </w:rPr>
      </w:pPr>
      <w:bookmarkStart w:id="64" w:name="_Toc203049195"/>
      <w:r w:rsidRPr="00EC10A3">
        <w:rPr>
          <w:rFonts w:cs="Times New Roman"/>
        </w:rPr>
        <w:t>阶段活动</w:t>
      </w:r>
      <w:bookmarkEnd w:id="64"/>
    </w:p>
    <w:tbl>
      <w:tblPr>
        <w:tblStyle w:val="af2"/>
        <w:tblW w:w="9498" w:type="dxa"/>
        <w:jc w:val="center"/>
        <w:tblLook w:val="04A0" w:firstRow="1" w:lastRow="0" w:firstColumn="1" w:lastColumn="0" w:noHBand="0" w:noVBand="1"/>
      </w:tblPr>
      <w:tblGrid>
        <w:gridCol w:w="1412"/>
        <w:gridCol w:w="4248"/>
        <w:gridCol w:w="3838"/>
      </w:tblGrid>
      <w:tr w:rsidR="00282639" w:rsidRPr="00EC10A3" w14:paraId="0AA1BF55" w14:textId="77777777" w:rsidTr="4F212AF2">
        <w:trPr>
          <w:jc w:val="center"/>
        </w:trPr>
        <w:tc>
          <w:tcPr>
            <w:tcW w:w="1412" w:type="dxa"/>
            <w:vAlign w:val="center"/>
          </w:tcPr>
          <w:p w14:paraId="1D080E66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阶段</w:t>
            </w:r>
          </w:p>
        </w:tc>
        <w:tc>
          <w:tcPr>
            <w:tcW w:w="4248" w:type="dxa"/>
            <w:vAlign w:val="center"/>
          </w:tcPr>
          <w:p w14:paraId="591D12C1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目标</w:t>
            </w:r>
          </w:p>
        </w:tc>
        <w:tc>
          <w:tcPr>
            <w:tcW w:w="3838" w:type="dxa"/>
            <w:vAlign w:val="center"/>
          </w:tcPr>
          <w:p w14:paraId="4B655CB1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关键任务</w:t>
            </w:r>
          </w:p>
        </w:tc>
      </w:tr>
      <w:tr w:rsidR="00282639" w:rsidRPr="00EC10A3" w14:paraId="70A457CE" w14:textId="77777777" w:rsidTr="4F212AF2">
        <w:trPr>
          <w:jc w:val="center"/>
        </w:trPr>
        <w:tc>
          <w:tcPr>
            <w:tcW w:w="1412" w:type="dxa"/>
            <w:vMerge w:val="restart"/>
            <w:vAlign w:val="center"/>
          </w:tcPr>
          <w:p w14:paraId="7A35C8DD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准备阶段</w:t>
            </w:r>
          </w:p>
        </w:tc>
        <w:tc>
          <w:tcPr>
            <w:tcW w:w="4248" w:type="dxa"/>
            <w:vAlign w:val="center"/>
          </w:tcPr>
          <w:p w14:paraId="7C67ADD5" w14:textId="2A96A8E0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确定</w:t>
            </w:r>
            <w:r w:rsidR="00FD3C69" w:rsidRPr="00EC10A3">
              <w:rPr>
                <w:rFonts w:ascii="Times New Roman" w:eastAsia="宋体" w:hAnsi="Times New Roman" w:cs="Times New Roman"/>
              </w:rPr>
              <w:t>网络安全</w:t>
            </w:r>
            <w:r w:rsidRPr="00EC10A3">
              <w:rPr>
                <w:rFonts w:ascii="Times New Roman" w:eastAsia="宋体" w:hAnsi="Times New Roman" w:cs="Times New Roman"/>
              </w:rPr>
              <w:t>分析的范围、边界和目标</w:t>
            </w:r>
          </w:p>
        </w:tc>
        <w:tc>
          <w:tcPr>
            <w:tcW w:w="3838" w:type="dxa"/>
            <w:vAlign w:val="center"/>
          </w:tcPr>
          <w:p w14:paraId="3084C5C8" w14:textId="234CC319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组建</w:t>
            </w:r>
            <w:r w:rsidR="00FD3C69" w:rsidRPr="00EC10A3">
              <w:rPr>
                <w:rFonts w:ascii="Times New Roman" w:eastAsia="宋体" w:hAnsi="Times New Roman" w:cs="Times New Roman"/>
              </w:rPr>
              <w:t>风险识别</w:t>
            </w:r>
            <w:r w:rsidRPr="00EC10A3">
              <w:rPr>
                <w:rFonts w:ascii="Times New Roman" w:eastAsia="宋体" w:hAnsi="Times New Roman" w:cs="Times New Roman"/>
              </w:rPr>
              <w:t>小组</w:t>
            </w:r>
          </w:p>
        </w:tc>
      </w:tr>
      <w:tr w:rsidR="00282639" w:rsidRPr="00EC10A3" w14:paraId="247E1879" w14:textId="77777777" w:rsidTr="4F212AF2">
        <w:trPr>
          <w:jc w:val="center"/>
        </w:trPr>
        <w:tc>
          <w:tcPr>
            <w:tcW w:w="1412" w:type="dxa"/>
            <w:vMerge/>
            <w:vAlign w:val="center"/>
          </w:tcPr>
          <w:p w14:paraId="6BC964FB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248" w:type="dxa"/>
            <w:vAlign w:val="center"/>
          </w:tcPr>
          <w:p w14:paraId="2833E7CC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收集系统需求规格说明</w:t>
            </w:r>
          </w:p>
        </w:tc>
        <w:tc>
          <w:tcPr>
            <w:tcW w:w="3838" w:type="dxa"/>
            <w:vAlign w:val="center"/>
          </w:tcPr>
          <w:p w14:paraId="6A504543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确定</w:t>
            </w:r>
            <w:r w:rsidRPr="00EC10A3">
              <w:rPr>
                <w:rFonts w:ascii="Times New Roman" w:eastAsia="宋体" w:hAnsi="Times New Roman" w:cs="Times New Roman"/>
              </w:rPr>
              <w:t xml:space="preserve"> STRIDE </w:t>
            </w:r>
            <w:r w:rsidRPr="00EC10A3">
              <w:rPr>
                <w:rFonts w:ascii="Times New Roman" w:eastAsia="宋体" w:hAnsi="Times New Roman" w:cs="Times New Roman"/>
              </w:rPr>
              <w:t>模型方法</w:t>
            </w:r>
          </w:p>
        </w:tc>
      </w:tr>
      <w:tr w:rsidR="00282639" w:rsidRPr="00EC10A3" w14:paraId="577B3A0C" w14:textId="77777777" w:rsidTr="4F212AF2">
        <w:trPr>
          <w:jc w:val="center"/>
        </w:trPr>
        <w:tc>
          <w:tcPr>
            <w:tcW w:w="1412" w:type="dxa"/>
            <w:vMerge w:val="restart"/>
            <w:vAlign w:val="center"/>
          </w:tcPr>
          <w:p w14:paraId="147D9A79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威胁识别与分析</w:t>
            </w:r>
          </w:p>
        </w:tc>
        <w:tc>
          <w:tcPr>
            <w:tcW w:w="4248" w:type="dxa"/>
            <w:vMerge w:val="restart"/>
            <w:vAlign w:val="center"/>
          </w:tcPr>
          <w:p w14:paraId="319BD67F" w14:textId="0A03495B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使用</w:t>
            </w:r>
            <w:r w:rsidR="00897BFF" w:rsidRPr="00EC10A3">
              <w:rPr>
                <w:rFonts w:ascii="Times New Roman" w:eastAsia="宋体" w:hAnsi="Times New Roman" w:cs="Times New Roman"/>
              </w:rPr>
              <w:t>威胁建模</w:t>
            </w:r>
            <w:r w:rsidRPr="00EC10A3">
              <w:rPr>
                <w:rFonts w:ascii="Times New Roman" w:eastAsia="宋体" w:hAnsi="Times New Roman" w:cs="Times New Roman"/>
              </w:rPr>
              <w:t>、</w:t>
            </w:r>
            <w:r w:rsidR="00897BFF" w:rsidRPr="00EC10A3">
              <w:rPr>
                <w:rFonts w:ascii="Times New Roman" w:eastAsia="宋体" w:hAnsi="Times New Roman" w:cs="Times New Roman"/>
              </w:rPr>
              <w:t>SBOM</w:t>
            </w:r>
            <w:r w:rsidR="00897BFF" w:rsidRPr="00EC10A3">
              <w:rPr>
                <w:rFonts w:ascii="Times New Roman" w:eastAsia="宋体" w:hAnsi="Times New Roman" w:cs="Times New Roman"/>
              </w:rPr>
              <w:t>安全性风险评估、</w:t>
            </w:r>
            <w:r w:rsidRPr="00EC10A3">
              <w:rPr>
                <w:rFonts w:ascii="Times New Roman" w:eastAsia="宋体" w:hAnsi="Times New Roman" w:cs="Times New Roman"/>
              </w:rPr>
              <w:t>网络安全扫描</w:t>
            </w:r>
            <w:del w:id="65" w:author="李佳励" w:date="2026-02-03T11:03:00Z" w16du:dateUtc="2026-02-03T03:03:00Z">
              <w:r w:rsidRPr="00EC10A3" w:rsidDel="00736888">
                <w:rPr>
                  <w:rFonts w:ascii="Times New Roman" w:eastAsia="宋体" w:hAnsi="Times New Roman" w:cs="Times New Roman"/>
                </w:rPr>
                <w:delText>、渗透测试</w:delText>
              </w:r>
            </w:del>
            <w:r w:rsidRPr="00EC10A3">
              <w:rPr>
                <w:rFonts w:ascii="Times New Roman" w:eastAsia="宋体" w:hAnsi="Times New Roman" w:cs="Times New Roman"/>
              </w:rPr>
              <w:t>系统性识别威胁</w:t>
            </w:r>
          </w:p>
        </w:tc>
        <w:tc>
          <w:tcPr>
            <w:tcW w:w="3838" w:type="dxa"/>
            <w:vAlign w:val="center"/>
          </w:tcPr>
          <w:p w14:paraId="42808500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创建系统数据流图，标出信任边界</w:t>
            </w:r>
          </w:p>
        </w:tc>
      </w:tr>
      <w:tr w:rsidR="00282639" w:rsidRPr="00EC10A3" w14:paraId="6C11900D" w14:textId="77777777" w:rsidTr="4F212AF2">
        <w:trPr>
          <w:jc w:val="center"/>
        </w:trPr>
        <w:tc>
          <w:tcPr>
            <w:tcW w:w="1412" w:type="dxa"/>
            <w:vMerge/>
            <w:vAlign w:val="center"/>
          </w:tcPr>
          <w:p w14:paraId="2D6ED187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248" w:type="dxa"/>
            <w:vMerge/>
            <w:vAlign w:val="center"/>
          </w:tcPr>
          <w:p w14:paraId="0F68E27E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838" w:type="dxa"/>
            <w:vAlign w:val="center"/>
          </w:tcPr>
          <w:p w14:paraId="45C5A2F6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针对每个模块和数据流，分类分析威胁</w:t>
            </w:r>
          </w:p>
          <w:p w14:paraId="4A099122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（如身份伪造、数据泄露）</w:t>
            </w:r>
          </w:p>
        </w:tc>
      </w:tr>
      <w:tr w:rsidR="00897BFF" w:rsidRPr="00EC10A3" w14:paraId="185E4B77" w14:textId="77777777" w:rsidTr="4F212AF2">
        <w:trPr>
          <w:jc w:val="center"/>
        </w:trPr>
        <w:tc>
          <w:tcPr>
            <w:tcW w:w="1412" w:type="dxa"/>
            <w:vMerge/>
            <w:vAlign w:val="center"/>
          </w:tcPr>
          <w:p w14:paraId="75A11CE3" w14:textId="77777777" w:rsidR="00897BFF" w:rsidRPr="00EC10A3" w:rsidRDefault="00897BFF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248" w:type="dxa"/>
            <w:vMerge/>
            <w:vAlign w:val="center"/>
          </w:tcPr>
          <w:p w14:paraId="40DE2BA6" w14:textId="77777777" w:rsidR="00897BFF" w:rsidRPr="00EC10A3" w:rsidRDefault="00897BFF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838" w:type="dxa"/>
            <w:vAlign w:val="center"/>
          </w:tcPr>
          <w:p w14:paraId="263D4A76" w14:textId="3F08C654" w:rsidR="00897BFF" w:rsidRPr="00EC10A3" w:rsidRDefault="55755BA7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改成识别产品及</w:t>
            </w:r>
            <w:r w:rsidRPr="00EC10A3">
              <w:rPr>
                <w:rFonts w:ascii="Times New Roman" w:eastAsia="宋体" w:hAnsi="Times New Roman" w:cs="Times New Roman"/>
              </w:rPr>
              <w:t>SBOM</w:t>
            </w:r>
            <w:r w:rsidRPr="00EC10A3">
              <w:rPr>
                <w:rFonts w:ascii="Times New Roman" w:eastAsia="宋体" w:hAnsi="Times New Roman" w:cs="Times New Roman"/>
              </w:rPr>
              <w:t>风险，</w:t>
            </w:r>
            <w:r w:rsidR="420F403B" w:rsidRPr="00EC10A3">
              <w:rPr>
                <w:rFonts w:ascii="Times New Roman" w:eastAsia="宋体" w:hAnsi="Times New Roman" w:cs="Times New Roman"/>
              </w:rPr>
              <w:t>进行逐条评估</w:t>
            </w:r>
          </w:p>
        </w:tc>
      </w:tr>
      <w:tr w:rsidR="00282639" w:rsidRPr="00EC10A3" w14:paraId="4D7CEC09" w14:textId="77777777" w:rsidTr="4F212AF2">
        <w:trPr>
          <w:jc w:val="center"/>
        </w:trPr>
        <w:tc>
          <w:tcPr>
            <w:tcW w:w="1412" w:type="dxa"/>
            <w:vMerge/>
            <w:vAlign w:val="center"/>
          </w:tcPr>
          <w:p w14:paraId="78D04698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248" w:type="dxa"/>
            <w:vMerge/>
            <w:vAlign w:val="center"/>
          </w:tcPr>
          <w:p w14:paraId="6931296E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838" w:type="dxa"/>
            <w:vAlign w:val="center"/>
          </w:tcPr>
          <w:p w14:paraId="1E0F56AD" w14:textId="09907495" w:rsidR="00282639" w:rsidRPr="00EC10A3" w:rsidRDefault="00282639" w:rsidP="00E00AD3">
            <w:pPr>
              <w:spacing w:before="240" w:after="240"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编制威胁列表，</w:t>
            </w:r>
            <w:r w:rsidR="02DEC0DB" w:rsidRPr="00EC10A3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2DEC0DB" w:rsidRPr="00EC10A3">
              <w:rPr>
                <w:rFonts w:ascii="Times New Roman" w:eastAsia="宋体" w:hAnsi="Times New Roman" w:cs="Times New Roman"/>
                <w:szCs w:val="21"/>
              </w:rPr>
              <w:t>根据</w:t>
            </w:r>
            <w:r w:rsidR="02DEC0DB" w:rsidRPr="00EC10A3">
              <w:rPr>
                <w:rFonts w:ascii="Times New Roman" w:eastAsia="宋体" w:hAnsi="Times New Roman" w:cs="Times New Roman"/>
                <w:szCs w:val="21"/>
              </w:rPr>
              <w:t>ISO14971</w:t>
            </w:r>
            <w:r w:rsidR="02DEC0DB" w:rsidRPr="00EC10A3">
              <w:rPr>
                <w:rFonts w:ascii="Times New Roman" w:eastAsia="宋体" w:hAnsi="Times New Roman" w:cs="Times New Roman"/>
                <w:szCs w:val="21"/>
              </w:rPr>
              <w:t>风险管</w:t>
            </w:r>
            <w:r w:rsidR="02DEC0DB" w:rsidRPr="00EC10A3">
              <w:rPr>
                <w:rFonts w:ascii="Times New Roman" w:eastAsia="宋体" w:hAnsi="Times New Roman" w:cs="Times New Roman"/>
                <w:szCs w:val="21"/>
              </w:rPr>
              <w:lastRenderedPageBreak/>
              <w:t>理缓解措施</w:t>
            </w:r>
            <w:r w:rsidRPr="00EC10A3">
              <w:rPr>
                <w:rFonts w:ascii="Times New Roman" w:eastAsia="宋体" w:hAnsi="Times New Roman" w:cs="Times New Roman"/>
              </w:rPr>
              <w:t>关联可能</w:t>
            </w:r>
            <w:r w:rsidR="30DBB284" w:rsidRPr="00EC10A3">
              <w:rPr>
                <w:rFonts w:ascii="Times New Roman" w:eastAsia="宋体" w:hAnsi="Times New Roman" w:cs="Times New Roman"/>
              </w:rPr>
              <w:t>引入的</w:t>
            </w:r>
            <w:r w:rsidR="30DBB284" w:rsidRPr="00EC10A3">
              <w:rPr>
                <w:rFonts w:ascii="Times New Roman" w:eastAsia="宋体" w:hAnsi="Times New Roman" w:cs="Times New Roman"/>
                <w:szCs w:val="21"/>
              </w:rPr>
              <w:t>网络安全风险识别</w:t>
            </w:r>
          </w:p>
        </w:tc>
      </w:tr>
      <w:tr w:rsidR="00282639" w:rsidRPr="00EC10A3" w14:paraId="199329FD" w14:textId="77777777" w:rsidTr="4F212AF2">
        <w:trPr>
          <w:jc w:val="center"/>
        </w:trPr>
        <w:tc>
          <w:tcPr>
            <w:tcW w:w="1412" w:type="dxa"/>
            <w:vMerge w:val="restart"/>
            <w:vAlign w:val="center"/>
          </w:tcPr>
          <w:p w14:paraId="4C77F028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lastRenderedPageBreak/>
              <w:t>风险评估</w:t>
            </w:r>
          </w:p>
        </w:tc>
        <w:tc>
          <w:tcPr>
            <w:tcW w:w="4248" w:type="dxa"/>
            <w:vMerge w:val="restart"/>
            <w:vAlign w:val="center"/>
          </w:tcPr>
          <w:p w14:paraId="30451509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量化每个威胁的风险等级</w:t>
            </w:r>
          </w:p>
        </w:tc>
        <w:tc>
          <w:tcPr>
            <w:tcW w:w="3838" w:type="dxa"/>
            <w:vAlign w:val="center"/>
          </w:tcPr>
          <w:p w14:paraId="6544C053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使用可利用性方法</w:t>
            </w:r>
          </w:p>
        </w:tc>
      </w:tr>
      <w:tr w:rsidR="00282639" w:rsidRPr="00EC10A3" w14:paraId="476BE3A0" w14:textId="77777777" w:rsidTr="4F212AF2">
        <w:trPr>
          <w:jc w:val="center"/>
        </w:trPr>
        <w:tc>
          <w:tcPr>
            <w:tcW w:w="1412" w:type="dxa"/>
            <w:vMerge/>
            <w:vAlign w:val="center"/>
          </w:tcPr>
          <w:p w14:paraId="3DBE8FB9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248" w:type="dxa"/>
            <w:vMerge/>
            <w:vAlign w:val="center"/>
          </w:tcPr>
          <w:p w14:paraId="529C8A9E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838" w:type="dxa"/>
            <w:vAlign w:val="center"/>
          </w:tcPr>
          <w:p w14:paraId="5A7EA424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优先处理高风险威胁，制定可接受风险标准</w:t>
            </w:r>
          </w:p>
        </w:tc>
      </w:tr>
      <w:tr w:rsidR="00282639" w:rsidRPr="00EC10A3" w14:paraId="7233A8D6" w14:textId="77777777" w:rsidTr="4F212AF2">
        <w:trPr>
          <w:jc w:val="center"/>
        </w:trPr>
        <w:tc>
          <w:tcPr>
            <w:tcW w:w="1412" w:type="dxa"/>
            <w:vMerge w:val="restart"/>
            <w:vAlign w:val="center"/>
          </w:tcPr>
          <w:p w14:paraId="11085635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制定和实施控制措施</w:t>
            </w:r>
          </w:p>
        </w:tc>
        <w:tc>
          <w:tcPr>
            <w:tcW w:w="4248" w:type="dxa"/>
            <w:vMerge w:val="restart"/>
            <w:vAlign w:val="center"/>
          </w:tcPr>
          <w:p w14:paraId="07DFE402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针对每个威胁设计缓解措施（</w:t>
            </w:r>
            <w:r w:rsidRPr="00EC10A3">
              <w:rPr>
                <w:rFonts w:ascii="Times New Roman" w:eastAsia="宋体" w:hAnsi="Times New Roman" w:cs="Times New Roman"/>
              </w:rPr>
              <w:t>RCM</w:t>
            </w:r>
            <w:r w:rsidRPr="00EC10A3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3838" w:type="dxa"/>
            <w:vAlign w:val="center"/>
          </w:tcPr>
          <w:p w14:paraId="333ACF68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确定控制措施的技术实现（如加密、访问控制）</w:t>
            </w:r>
          </w:p>
        </w:tc>
      </w:tr>
      <w:tr w:rsidR="00282639" w:rsidRPr="00EC10A3" w14:paraId="42B64906" w14:textId="77777777" w:rsidTr="4F212AF2">
        <w:trPr>
          <w:jc w:val="center"/>
        </w:trPr>
        <w:tc>
          <w:tcPr>
            <w:tcW w:w="1412" w:type="dxa"/>
            <w:vMerge/>
            <w:vAlign w:val="center"/>
          </w:tcPr>
          <w:p w14:paraId="42E114B3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248" w:type="dxa"/>
            <w:vMerge/>
            <w:vAlign w:val="center"/>
          </w:tcPr>
          <w:p w14:paraId="4FE3F3B7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838" w:type="dxa"/>
            <w:vAlign w:val="center"/>
          </w:tcPr>
          <w:p w14:paraId="77098167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制定验证方案，确保控制措施有效性</w:t>
            </w:r>
          </w:p>
        </w:tc>
      </w:tr>
      <w:tr w:rsidR="00282639" w:rsidRPr="00EC10A3" w14:paraId="0080C400" w14:textId="77777777" w:rsidTr="4F212AF2">
        <w:trPr>
          <w:jc w:val="center"/>
        </w:trPr>
        <w:tc>
          <w:tcPr>
            <w:tcW w:w="1412" w:type="dxa"/>
            <w:vMerge w:val="restart"/>
            <w:vAlign w:val="center"/>
          </w:tcPr>
          <w:p w14:paraId="661C47B7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验证与部署</w:t>
            </w:r>
          </w:p>
        </w:tc>
        <w:tc>
          <w:tcPr>
            <w:tcW w:w="4248" w:type="dxa"/>
            <w:vMerge w:val="restart"/>
            <w:vAlign w:val="center"/>
          </w:tcPr>
          <w:p w14:paraId="65F81DD5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验证威胁缓解措施是否满足设计目标</w:t>
            </w:r>
          </w:p>
        </w:tc>
        <w:tc>
          <w:tcPr>
            <w:tcW w:w="3838" w:type="dxa"/>
            <w:vAlign w:val="center"/>
          </w:tcPr>
          <w:p w14:paraId="15489288" w14:textId="6C1DB9A1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执行</w:t>
            </w:r>
            <w:del w:id="66" w:author="李佳励" w:date="2026-02-03T11:07:00Z" w16du:dateUtc="2026-02-03T03:07:00Z">
              <w:r w:rsidRPr="00EC10A3" w:rsidDel="00C63286">
                <w:rPr>
                  <w:rFonts w:ascii="Times New Roman" w:eastAsia="宋体" w:hAnsi="Times New Roman" w:cs="Times New Roman"/>
                </w:rPr>
                <w:delText>渗透测试、</w:delText>
              </w:r>
            </w:del>
            <w:r w:rsidR="00CB0309" w:rsidRPr="00EC10A3">
              <w:rPr>
                <w:rFonts w:ascii="Times New Roman" w:eastAsia="宋体" w:hAnsi="Times New Roman" w:cs="Times New Roman"/>
              </w:rPr>
              <w:t>网络安全扫描</w:t>
            </w:r>
            <w:r w:rsidRPr="00EC10A3">
              <w:rPr>
                <w:rFonts w:ascii="Times New Roman" w:eastAsia="宋体" w:hAnsi="Times New Roman" w:cs="Times New Roman"/>
              </w:rPr>
              <w:t>，确认风险已降低</w:t>
            </w:r>
          </w:p>
          <w:p w14:paraId="6BAF2A73" w14:textId="6E8A59FB" w:rsidR="004F212C" w:rsidRPr="00EC10A3" w:rsidRDefault="004F212C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确保包含以下</w:t>
            </w:r>
            <w:r w:rsidRPr="00EC10A3">
              <w:rPr>
                <w:rFonts w:ascii="Times New Roman" w:eastAsia="宋体" w:hAnsi="Times New Roman" w:cs="Times New Roman"/>
              </w:rPr>
              <w:t>2</w:t>
            </w:r>
            <w:r w:rsidRPr="00EC10A3">
              <w:rPr>
                <w:rFonts w:ascii="Times New Roman" w:eastAsia="宋体" w:hAnsi="Times New Roman" w:cs="Times New Roman"/>
              </w:rPr>
              <w:t>个漏洞库内容：</w:t>
            </w:r>
          </w:p>
          <w:bookmarkStart w:id="67" w:name="_Hlk187142537"/>
          <w:p w14:paraId="39FC6B06" w14:textId="77777777" w:rsidR="004F212C" w:rsidRPr="00EC10A3" w:rsidRDefault="004F212C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fldChar w:fldCharType="begin"/>
            </w:r>
            <w:r w:rsidRPr="00EC10A3">
              <w:rPr>
                <w:rFonts w:ascii="Times New Roman" w:eastAsia="宋体" w:hAnsi="Times New Roman" w:cs="Times New Roman"/>
              </w:rPr>
              <w:instrText>HYPERLINK "https://www.cisa.gov/known-exploited-vulnerabilities-catalog"</w:instrText>
            </w:r>
            <w:r w:rsidRPr="00EC10A3">
              <w:fldChar w:fldCharType="separate"/>
            </w:r>
            <w:r w:rsidRPr="00EC10A3">
              <w:rPr>
                <w:rStyle w:val="af4"/>
                <w:rFonts w:ascii="Times New Roman" w:eastAsia="宋体" w:hAnsi="Times New Roman" w:cs="Times New Roman"/>
              </w:rPr>
              <w:t>https://www.cisa.gov/known-exploited-vulnerabilities-catalog</w:t>
            </w:r>
            <w:r w:rsidRPr="00EC10A3">
              <w:rPr>
                <w:rStyle w:val="af4"/>
                <w:rFonts w:ascii="Times New Roman" w:eastAsia="宋体" w:hAnsi="Times New Roman" w:cs="Times New Roman"/>
              </w:rPr>
              <w:fldChar w:fldCharType="end"/>
            </w:r>
          </w:p>
          <w:p w14:paraId="7A9D52DC" w14:textId="23A298BA" w:rsidR="004F212C" w:rsidRPr="00EC10A3" w:rsidRDefault="004F212C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Style w:val="af4"/>
                <w:rFonts w:ascii="Times New Roman" w:eastAsia="宋体" w:hAnsi="Times New Roman" w:cs="Times New Roman"/>
              </w:rPr>
              <w:t>https://nvd.nist.gov/vuln</w:t>
            </w:r>
            <w:bookmarkEnd w:id="67"/>
          </w:p>
        </w:tc>
      </w:tr>
      <w:tr w:rsidR="00282639" w:rsidRPr="00EC10A3" w14:paraId="52FA7F43" w14:textId="77777777" w:rsidTr="4F212AF2">
        <w:trPr>
          <w:jc w:val="center"/>
        </w:trPr>
        <w:tc>
          <w:tcPr>
            <w:tcW w:w="1412" w:type="dxa"/>
            <w:vMerge/>
            <w:vAlign w:val="center"/>
          </w:tcPr>
          <w:p w14:paraId="66EBF410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248" w:type="dxa"/>
            <w:vMerge/>
            <w:vAlign w:val="center"/>
          </w:tcPr>
          <w:p w14:paraId="04FEEF45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838" w:type="dxa"/>
            <w:vAlign w:val="center"/>
          </w:tcPr>
          <w:p w14:paraId="432DE6C2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部署已验证的控制措施到生产环境</w:t>
            </w:r>
          </w:p>
        </w:tc>
      </w:tr>
      <w:tr w:rsidR="00282639" w:rsidRPr="00EC10A3" w14:paraId="6623280D" w14:textId="77777777" w:rsidTr="4F212AF2">
        <w:trPr>
          <w:jc w:val="center"/>
        </w:trPr>
        <w:tc>
          <w:tcPr>
            <w:tcW w:w="1412" w:type="dxa"/>
            <w:vAlign w:val="center"/>
          </w:tcPr>
          <w:p w14:paraId="6EF0FE8F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更新维护</w:t>
            </w:r>
          </w:p>
        </w:tc>
        <w:tc>
          <w:tcPr>
            <w:tcW w:w="4248" w:type="dxa"/>
            <w:vAlign w:val="center"/>
          </w:tcPr>
          <w:p w14:paraId="2E62B042" w14:textId="516500E4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维护</w:t>
            </w:r>
            <w:r w:rsidR="002B677B" w:rsidRPr="00EC10A3">
              <w:rPr>
                <w:rFonts w:ascii="Times New Roman" w:eastAsia="宋体" w:hAnsi="Times New Roman" w:cs="Times New Roman"/>
              </w:rPr>
              <w:t>网络安全</w:t>
            </w:r>
            <w:r w:rsidRPr="00EC10A3">
              <w:rPr>
                <w:rFonts w:ascii="Times New Roman" w:eastAsia="宋体" w:hAnsi="Times New Roman" w:cs="Times New Roman"/>
              </w:rPr>
              <w:t>文档的动态性，及时跟踪新的威胁和漏洞</w:t>
            </w:r>
          </w:p>
        </w:tc>
        <w:tc>
          <w:tcPr>
            <w:tcW w:w="3838" w:type="dxa"/>
            <w:vAlign w:val="center"/>
          </w:tcPr>
          <w:p w14:paraId="1B1094A4" w14:textId="67A10A48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收到安全风险通知后，进行</w:t>
            </w:r>
            <w:r w:rsidR="00EB3CED" w:rsidRPr="00EC10A3">
              <w:rPr>
                <w:rFonts w:ascii="Times New Roman" w:eastAsia="宋体" w:hAnsi="Times New Roman" w:cs="Times New Roman"/>
              </w:rPr>
              <w:t>网络安全扫描</w:t>
            </w:r>
            <w:del w:id="68" w:author="李佳励" w:date="2026-02-03T11:07:00Z" w16du:dateUtc="2026-02-03T03:07:00Z">
              <w:r w:rsidRPr="00EC10A3" w:rsidDel="00C63286">
                <w:rPr>
                  <w:rFonts w:ascii="Times New Roman" w:eastAsia="宋体" w:hAnsi="Times New Roman" w:cs="Times New Roman"/>
                </w:rPr>
                <w:delText>和</w:delText>
              </w:r>
              <w:r w:rsidR="0048448D" w:rsidRPr="00EC10A3" w:rsidDel="00C63286">
                <w:rPr>
                  <w:rFonts w:ascii="Times New Roman" w:eastAsia="宋体" w:hAnsi="Times New Roman" w:cs="Times New Roman"/>
                </w:rPr>
                <w:delText>渗透</w:delText>
              </w:r>
              <w:r w:rsidRPr="00EC10A3" w:rsidDel="00C63286">
                <w:rPr>
                  <w:rFonts w:ascii="Times New Roman" w:eastAsia="宋体" w:hAnsi="Times New Roman" w:cs="Times New Roman"/>
                </w:rPr>
                <w:delText>测试</w:delText>
              </w:r>
            </w:del>
          </w:p>
        </w:tc>
      </w:tr>
    </w:tbl>
    <w:p w14:paraId="536BEEC0" w14:textId="18A33166" w:rsidR="00292F98" w:rsidRPr="00EC10A3" w:rsidRDefault="00292F98" w:rsidP="00E00AD3">
      <w:pPr>
        <w:pStyle w:val="2"/>
        <w:numPr>
          <w:ilvl w:val="1"/>
          <w:numId w:val="1"/>
        </w:numPr>
        <w:jc w:val="left"/>
        <w:rPr>
          <w:rFonts w:cs="Times New Roman"/>
        </w:rPr>
      </w:pPr>
      <w:bookmarkStart w:id="69" w:name="_Toc203049196"/>
      <w:r w:rsidRPr="00EC10A3">
        <w:rPr>
          <w:rFonts w:cs="Times New Roman"/>
        </w:rPr>
        <w:t>时间计划</w:t>
      </w:r>
      <w:bookmarkEnd w:id="69"/>
    </w:p>
    <w:tbl>
      <w:tblPr>
        <w:tblStyle w:val="af2"/>
        <w:tblW w:w="5724" w:type="pct"/>
        <w:tblInd w:w="-572" w:type="dxa"/>
        <w:tblLook w:val="04A0" w:firstRow="1" w:lastRow="0" w:firstColumn="1" w:lastColumn="0" w:noHBand="0" w:noVBand="1"/>
      </w:tblPr>
      <w:tblGrid>
        <w:gridCol w:w="1782"/>
        <w:gridCol w:w="1620"/>
        <w:gridCol w:w="3261"/>
        <w:gridCol w:w="2834"/>
      </w:tblGrid>
      <w:tr w:rsidR="00150705" w:rsidRPr="00EC10A3" w14:paraId="13CD281E" w14:textId="77777777" w:rsidTr="00FB2475">
        <w:tc>
          <w:tcPr>
            <w:tcW w:w="938" w:type="pct"/>
          </w:tcPr>
          <w:p w14:paraId="6EB32FA9" w14:textId="77777777" w:rsidR="00150705" w:rsidRPr="00EC10A3" w:rsidRDefault="00150705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阶段</w:t>
            </w:r>
          </w:p>
        </w:tc>
        <w:tc>
          <w:tcPr>
            <w:tcW w:w="853" w:type="pct"/>
          </w:tcPr>
          <w:p w14:paraId="17D5E9CC" w14:textId="67EA2D3D" w:rsidR="00150705" w:rsidRPr="00EC10A3" w:rsidRDefault="00150705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计划完成时间</w:t>
            </w:r>
          </w:p>
        </w:tc>
        <w:tc>
          <w:tcPr>
            <w:tcW w:w="1717" w:type="pct"/>
          </w:tcPr>
          <w:p w14:paraId="6B386685" w14:textId="5B4F9A0E" w:rsidR="00150705" w:rsidRPr="00EC10A3" w:rsidRDefault="00150705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任务</w:t>
            </w:r>
          </w:p>
        </w:tc>
        <w:tc>
          <w:tcPr>
            <w:tcW w:w="1492" w:type="pct"/>
          </w:tcPr>
          <w:p w14:paraId="43C265EE" w14:textId="77777777" w:rsidR="00150705" w:rsidRPr="00EC10A3" w:rsidRDefault="00150705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交付物</w:t>
            </w:r>
          </w:p>
        </w:tc>
      </w:tr>
      <w:tr w:rsidR="00150705" w:rsidRPr="00EC10A3" w14:paraId="44E8B195" w14:textId="77777777" w:rsidTr="00FB2475">
        <w:tc>
          <w:tcPr>
            <w:tcW w:w="938" w:type="pct"/>
          </w:tcPr>
          <w:p w14:paraId="4088B368" w14:textId="77777777" w:rsidR="00150705" w:rsidRPr="00EC10A3" w:rsidRDefault="00150705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准备阶段</w:t>
            </w:r>
          </w:p>
        </w:tc>
        <w:tc>
          <w:tcPr>
            <w:tcW w:w="853" w:type="pct"/>
          </w:tcPr>
          <w:p w14:paraId="647C26D9" w14:textId="0EE0E7D8" w:rsidR="00150705" w:rsidRPr="00EC10A3" w:rsidRDefault="00150705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202</w:t>
            </w:r>
            <w:ins w:id="70" w:author="李佳励" w:date="2026-02-03T11:04:00Z" w16du:dateUtc="2026-02-03T03:04:00Z">
              <w:r w:rsidR="00736888">
                <w:rPr>
                  <w:rFonts w:ascii="Times New Roman" w:eastAsia="宋体" w:hAnsi="Times New Roman" w:cs="Times New Roman" w:hint="eastAsia"/>
                </w:rPr>
                <w:t>6</w:t>
              </w:r>
            </w:ins>
            <w:del w:id="71" w:author="李佳励" w:date="2026-02-03T11:04:00Z" w16du:dateUtc="2026-02-03T03:04:00Z">
              <w:r w:rsidR="00D02E06" w:rsidRPr="00EC10A3" w:rsidDel="00736888">
                <w:rPr>
                  <w:rFonts w:ascii="Times New Roman" w:eastAsia="宋体" w:hAnsi="Times New Roman" w:cs="Times New Roman"/>
                </w:rPr>
                <w:delText>5</w:delText>
              </w:r>
            </w:del>
            <w:r w:rsidRPr="00EC10A3">
              <w:rPr>
                <w:rFonts w:ascii="Times New Roman" w:eastAsia="宋体" w:hAnsi="Times New Roman" w:cs="Times New Roman"/>
              </w:rPr>
              <w:t>-</w:t>
            </w:r>
            <w:r w:rsidR="00D02E06" w:rsidRPr="00EC10A3">
              <w:rPr>
                <w:rFonts w:ascii="Times New Roman" w:eastAsia="宋体" w:hAnsi="Times New Roman" w:cs="Times New Roman"/>
              </w:rPr>
              <w:t>0</w:t>
            </w:r>
            <w:ins w:id="72" w:author="李佳励" w:date="2026-02-03T11:04:00Z" w16du:dateUtc="2026-02-03T03:04:00Z">
              <w:r w:rsidR="00736888">
                <w:rPr>
                  <w:rFonts w:ascii="Times New Roman" w:eastAsia="宋体" w:hAnsi="Times New Roman" w:cs="Times New Roman" w:hint="eastAsia"/>
                </w:rPr>
                <w:t>2</w:t>
              </w:r>
            </w:ins>
            <w:del w:id="73" w:author="李佳励" w:date="2026-02-03T11:04:00Z" w16du:dateUtc="2026-02-03T03:04:00Z">
              <w:r w:rsidR="0031120D" w:rsidRPr="00EC10A3" w:rsidDel="00736888">
                <w:rPr>
                  <w:rFonts w:ascii="Times New Roman" w:eastAsia="宋体" w:hAnsi="Times New Roman" w:cs="Times New Roman"/>
                </w:rPr>
                <w:delText>5</w:delText>
              </w:r>
            </w:del>
          </w:p>
        </w:tc>
        <w:tc>
          <w:tcPr>
            <w:tcW w:w="1717" w:type="pct"/>
          </w:tcPr>
          <w:p w14:paraId="57577293" w14:textId="0477015E" w:rsidR="00150705" w:rsidRPr="00EC10A3" w:rsidRDefault="00150705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确定范围、团队建设</w:t>
            </w:r>
          </w:p>
        </w:tc>
        <w:tc>
          <w:tcPr>
            <w:tcW w:w="1492" w:type="pct"/>
            <w:vMerge w:val="restart"/>
          </w:tcPr>
          <w:p w14:paraId="54DABC9E" w14:textId="77777777" w:rsidR="00150705" w:rsidRPr="00EC10A3" w:rsidRDefault="00150705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《网络安全风险管理计划》</w:t>
            </w:r>
          </w:p>
          <w:p w14:paraId="6682D9C1" w14:textId="77777777" w:rsidR="00150705" w:rsidRPr="00EC10A3" w:rsidRDefault="00150705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《评审记录》</w:t>
            </w:r>
          </w:p>
        </w:tc>
      </w:tr>
      <w:tr w:rsidR="00D02E06" w:rsidRPr="00EC10A3" w14:paraId="28F986B8" w14:textId="77777777" w:rsidTr="00FB2475">
        <w:tc>
          <w:tcPr>
            <w:tcW w:w="938" w:type="pct"/>
          </w:tcPr>
          <w:p w14:paraId="2DF16D42" w14:textId="77777777" w:rsidR="00D02E06" w:rsidRPr="00EC10A3" w:rsidRDefault="00D02E06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威胁识别与分析</w:t>
            </w:r>
          </w:p>
        </w:tc>
        <w:tc>
          <w:tcPr>
            <w:tcW w:w="853" w:type="pct"/>
          </w:tcPr>
          <w:p w14:paraId="20063E2C" w14:textId="0AF5295D" w:rsidR="00D02E06" w:rsidRPr="00EC10A3" w:rsidRDefault="00D02E06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202</w:t>
            </w:r>
            <w:ins w:id="74" w:author="李佳励" w:date="2026-02-03T11:04:00Z" w16du:dateUtc="2026-02-03T03:04:00Z">
              <w:r w:rsidR="00736888">
                <w:rPr>
                  <w:rFonts w:ascii="Times New Roman" w:eastAsia="宋体" w:hAnsi="Times New Roman" w:cs="Times New Roman" w:hint="eastAsia"/>
                </w:rPr>
                <w:t>6</w:t>
              </w:r>
            </w:ins>
            <w:del w:id="75" w:author="李佳励" w:date="2026-02-03T11:04:00Z" w16du:dateUtc="2026-02-03T03:04:00Z">
              <w:r w:rsidRPr="00EC10A3" w:rsidDel="00736888">
                <w:rPr>
                  <w:rFonts w:ascii="Times New Roman" w:eastAsia="宋体" w:hAnsi="Times New Roman" w:cs="Times New Roman"/>
                </w:rPr>
                <w:delText>5</w:delText>
              </w:r>
            </w:del>
            <w:r w:rsidRPr="00EC10A3">
              <w:rPr>
                <w:rFonts w:ascii="Times New Roman" w:eastAsia="宋体" w:hAnsi="Times New Roman" w:cs="Times New Roman"/>
              </w:rPr>
              <w:t>-0</w:t>
            </w:r>
            <w:ins w:id="76" w:author="李佳励" w:date="2026-02-03T11:04:00Z" w16du:dateUtc="2026-02-03T03:04:00Z">
              <w:r w:rsidR="00736888">
                <w:rPr>
                  <w:rFonts w:ascii="Times New Roman" w:eastAsia="宋体" w:hAnsi="Times New Roman" w:cs="Times New Roman" w:hint="eastAsia"/>
                </w:rPr>
                <w:t>2</w:t>
              </w:r>
            </w:ins>
            <w:del w:id="77" w:author="李佳励" w:date="2026-02-03T11:04:00Z" w16du:dateUtc="2026-02-03T03:04:00Z">
              <w:r w:rsidR="0031120D" w:rsidRPr="00EC10A3" w:rsidDel="00736888">
                <w:rPr>
                  <w:rFonts w:ascii="Times New Roman" w:eastAsia="宋体" w:hAnsi="Times New Roman" w:cs="Times New Roman"/>
                </w:rPr>
                <w:delText>5</w:delText>
              </w:r>
            </w:del>
          </w:p>
        </w:tc>
        <w:tc>
          <w:tcPr>
            <w:tcW w:w="1717" w:type="pct"/>
          </w:tcPr>
          <w:p w14:paraId="21F9456F" w14:textId="09EB396A" w:rsidR="00D02E06" w:rsidRPr="00EC10A3" w:rsidRDefault="00D02E06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绘制数据流图，识别威胁</w:t>
            </w:r>
          </w:p>
        </w:tc>
        <w:tc>
          <w:tcPr>
            <w:tcW w:w="1492" w:type="pct"/>
            <w:vMerge/>
          </w:tcPr>
          <w:p w14:paraId="02D10D57" w14:textId="77777777" w:rsidR="00D02E06" w:rsidRPr="00EC10A3" w:rsidRDefault="00D02E06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D02E06" w:rsidRPr="00EC10A3" w14:paraId="537DE5ED" w14:textId="77777777" w:rsidTr="00FB2475">
        <w:tc>
          <w:tcPr>
            <w:tcW w:w="938" w:type="pct"/>
          </w:tcPr>
          <w:p w14:paraId="07B1F899" w14:textId="77777777" w:rsidR="00D02E06" w:rsidRPr="00EC10A3" w:rsidRDefault="00D02E06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风险评估</w:t>
            </w:r>
          </w:p>
        </w:tc>
        <w:tc>
          <w:tcPr>
            <w:tcW w:w="853" w:type="pct"/>
          </w:tcPr>
          <w:p w14:paraId="551CBD6E" w14:textId="533B9CE9" w:rsidR="00D02E06" w:rsidRPr="00EC10A3" w:rsidRDefault="00D02E06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202</w:t>
            </w:r>
            <w:ins w:id="78" w:author="李佳励" w:date="2026-02-03T11:04:00Z" w16du:dateUtc="2026-02-03T03:04:00Z">
              <w:r w:rsidR="00736888">
                <w:rPr>
                  <w:rFonts w:ascii="Times New Roman" w:eastAsia="宋体" w:hAnsi="Times New Roman" w:cs="Times New Roman" w:hint="eastAsia"/>
                </w:rPr>
                <w:t>6</w:t>
              </w:r>
            </w:ins>
            <w:del w:id="79" w:author="李佳励" w:date="2026-02-03T11:04:00Z" w16du:dateUtc="2026-02-03T03:04:00Z">
              <w:r w:rsidRPr="00EC10A3" w:rsidDel="00736888">
                <w:rPr>
                  <w:rFonts w:ascii="Times New Roman" w:eastAsia="宋体" w:hAnsi="Times New Roman" w:cs="Times New Roman"/>
                </w:rPr>
                <w:delText>5</w:delText>
              </w:r>
            </w:del>
            <w:r w:rsidRPr="00EC10A3">
              <w:rPr>
                <w:rFonts w:ascii="Times New Roman" w:eastAsia="宋体" w:hAnsi="Times New Roman" w:cs="Times New Roman"/>
              </w:rPr>
              <w:t>-0</w:t>
            </w:r>
            <w:ins w:id="80" w:author="李佳励" w:date="2026-02-03T11:04:00Z" w16du:dateUtc="2026-02-03T03:04:00Z">
              <w:r w:rsidR="00736888">
                <w:rPr>
                  <w:rFonts w:ascii="Times New Roman" w:eastAsia="宋体" w:hAnsi="Times New Roman" w:cs="Times New Roman" w:hint="eastAsia"/>
                </w:rPr>
                <w:t>2</w:t>
              </w:r>
            </w:ins>
            <w:del w:id="81" w:author="李佳励" w:date="2026-02-03T11:04:00Z" w16du:dateUtc="2026-02-03T03:04:00Z">
              <w:r w:rsidR="0031120D" w:rsidRPr="00EC10A3" w:rsidDel="00736888">
                <w:rPr>
                  <w:rFonts w:ascii="Times New Roman" w:eastAsia="宋体" w:hAnsi="Times New Roman" w:cs="Times New Roman"/>
                </w:rPr>
                <w:delText>5</w:delText>
              </w:r>
            </w:del>
          </w:p>
        </w:tc>
        <w:tc>
          <w:tcPr>
            <w:tcW w:w="1717" w:type="pct"/>
          </w:tcPr>
          <w:p w14:paraId="519AAF17" w14:textId="2A8BED56" w:rsidR="00D02E06" w:rsidRPr="00EC10A3" w:rsidRDefault="00D02E06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计算风险等级，确定优先级</w:t>
            </w:r>
          </w:p>
        </w:tc>
        <w:tc>
          <w:tcPr>
            <w:tcW w:w="1492" w:type="pct"/>
            <w:vMerge/>
          </w:tcPr>
          <w:p w14:paraId="358BE932" w14:textId="77777777" w:rsidR="00D02E06" w:rsidRPr="00EC10A3" w:rsidRDefault="00D02E06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D02E06" w:rsidRPr="00EC10A3" w14:paraId="593F693C" w14:textId="77777777" w:rsidTr="00FB2475">
        <w:tc>
          <w:tcPr>
            <w:tcW w:w="938" w:type="pct"/>
          </w:tcPr>
          <w:p w14:paraId="1FEA88DF" w14:textId="77777777" w:rsidR="00D02E06" w:rsidRPr="00EC10A3" w:rsidRDefault="00D02E06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制定控制措施</w:t>
            </w:r>
          </w:p>
        </w:tc>
        <w:tc>
          <w:tcPr>
            <w:tcW w:w="853" w:type="pct"/>
          </w:tcPr>
          <w:p w14:paraId="5DB30E55" w14:textId="2BD6A361" w:rsidR="00D02E06" w:rsidRPr="00EC10A3" w:rsidRDefault="00D02E06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202</w:t>
            </w:r>
            <w:ins w:id="82" w:author="李佳励" w:date="2026-02-03T11:04:00Z" w16du:dateUtc="2026-02-03T03:04:00Z">
              <w:r w:rsidR="00736888">
                <w:rPr>
                  <w:rFonts w:ascii="Times New Roman" w:eastAsia="宋体" w:hAnsi="Times New Roman" w:cs="Times New Roman" w:hint="eastAsia"/>
                </w:rPr>
                <w:t>6</w:t>
              </w:r>
            </w:ins>
            <w:del w:id="83" w:author="李佳励" w:date="2026-02-03T11:04:00Z" w16du:dateUtc="2026-02-03T03:04:00Z">
              <w:r w:rsidRPr="00EC10A3" w:rsidDel="00736888">
                <w:rPr>
                  <w:rFonts w:ascii="Times New Roman" w:eastAsia="宋体" w:hAnsi="Times New Roman" w:cs="Times New Roman"/>
                </w:rPr>
                <w:delText>5</w:delText>
              </w:r>
            </w:del>
            <w:r w:rsidRPr="00EC10A3">
              <w:rPr>
                <w:rFonts w:ascii="Times New Roman" w:eastAsia="宋体" w:hAnsi="Times New Roman" w:cs="Times New Roman"/>
              </w:rPr>
              <w:t>-0</w:t>
            </w:r>
            <w:ins w:id="84" w:author="李佳励" w:date="2026-02-03T11:04:00Z" w16du:dateUtc="2026-02-03T03:04:00Z">
              <w:r w:rsidR="00736888">
                <w:rPr>
                  <w:rFonts w:ascii="Times New Roman" w:eastAsia="宋体" w:hAnsi="Times New Roman" w:cs="Times New Roman" w:hint="eastAsia"/>
                </w:rPr>
                <w:t>2</w:t>
              </w:r>
            </w:ins>
            <w:del w:id="85" w:author="李佳励" w:date="2026-02-03T11:04:00Z" w16du:dateUtc="2026-02-03T03:04:00Z">
              <w:r w:rsidR="0031120D" w:rsidRPr="00EC10A3" w:rsidDel="00736888">
                <w:rPr>
                  <w:rFonts w:ascii="Times New Roman" w:eastAsia="宋体" w:hAnsi="Times New Roman" w:cs="Times New Roman"/>
                </w:rPr>
                <w:delText>6</w:delText>
              </w:r>
            </w:del>
          </w:p>
        </w:tc>
        <w:tc>
          <w:tcPr>
            <w:tcW w:w="1717" w:type="pct"/>
          </w:tcPr>
          <w:p w14:paraId="03918957" w14:textId="4A9BFFD9" w:rsidR="00D02E06" w:rsidRPr="00EC10A3" w:rsidRDefault="00D02E06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设计和开发缓解措施</w:t>
            </w:r>
          </w:p>
        </w:tc>
        <w:tc>
          <w:tcPr>
            <w:tcW w:w="1492" w:type="pct"/>
          </w:tcPr>
          <w:p w14:paraId="3A1825DD" w14:textId="77777777" w:rsidR="00D02E06" w:rsidRPr="00EC10A3" w:rsidRDefault="00D02E06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《网络安全风险管理报告》</w:t>
            </w:r>
          </w:p>
          <w:p w14:paraId="4B716BBF" w14:textId="77777777" w:rsidR="00D02E06" w:rsidRPr="00EC10A3" w:rsidRDefault="00D02E06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《评审记录》</w:t>
            </w:r>
          </w:p>
        </w:tc>
      </w:tr>
      <w:tr w:rsidR="00D02E06" w:rsidRPr="00EC10A3" w14:paraId="65E48E9C" w14:textId="77777777" w:rsidTr="00FB2475">
        <w:tc>
          <w:tcPr>
            <w:tcW w:w="938" w:type="pct"/>
          </w:tcPr>
          <w:p w14:paraId="70B4FD62" w14:textId="77777777" w:rsidR="00D02E06" w:rsidRPr="00EC10A3" w:rsidRDefault="00D02E06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SBOM</w:t>
            </w:r>
            <w:r w:rsidRPr="00EC10A3">
              <w:rPr>
                <w:rFonts w:ascii="Times New Roman" w:eastAsia="宋体" w:hAnsi="Times New Roman" w:cs="Times New Roman"/>
              </w:rPr>
              <w:t>信息</w:t>
            </w:r>
          </w:p>
        </w:tc>
        <w:tc>
          <w:tcPr>
            <w:tcW w:w="853" w:type="pct"/>
          </w:tcPr>
          <w:p w14:paraId="776CC071" w14:textId="14DBC8BD" w:rsidR="00D02E06" w:rsidRPr="00EC10A3" w:rsidRDefault="00D02E06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202</w:t>
            </w:r>
            <w:del w:id="86" w:author="李佳励" w:date="2026-02-03T11:04:00Z" w16du:dateUtc="2026-02-03T03:04:00Z">
              <w:r w:rsidRPr="00EC10A3" w:rsidDel="00736888">
                <w:rPr>
                  <w:rFonts w:ascii="Times New Roman" w:eastAsia="宋体" w:hAnsi="Times New Roman" w:cs="Times New Roman"/>
                </w:rPr>
                <w:delText>5</w:delText>
              </w:r>
            </w:del>
            <w:ins w:id="87" w:author="李佳励" w:date="2026-02-03T11:04:00Z" w16du:dateUtc="2026-02-03T03:04:00Z">
              <w:r w:rsidR="00736888">
                <w:rPr>
                  <w:rFonts w:ascii="Times New Roman" w:eastAsia="宋体" w:hAnsi="Times New Roman" w:cs="Times New Roman" w:hint="eastAsia"/>
                </w:rPr>
                <w:t>6</w:t>
              </w:r>
            </w:ins>
            <w:r w:rsidRPr="00EC10A3">
              <w:rPr>
                <w:rFonts w:ascii="Times New Roman" w:eastAsia="宋体" w:hAnsi="Times New Roman" w:cs="Times New Roman"/>
              </w:rPr>
              <w:t>-0</w:t>
            </w:r>
            <w:ins w:id="88" w:author="李佳励" w:date="2026-02-03T11:04:00Z" w16du:dateUtc="2026-02-03T03:04:00Z">
              <w:r w:rsidR="00736888">
                <w:rPr>
                  <w:rFonts w:ascii="Times New Roman" w:eastAsia="宋体" w:hAnsi="Times New Roman" w:cs="Times New Roman" w:hint="eastAsia"/>
                </w:rPr>
                <w:t>2</w:t>
              </w:r>
            </w:ins>
            <w:del w:id="89" w:author="李佳励" w:date="2026-02-03T11:04:00Z" w16du:dateUtc="2026-02-03T03:04:00Z">
              <w:r w:rsidR="0031120D" w:rsidRPr="00EC10A3" w:rsidDel="00736888">
                <w:rPr>
                  <w:rFonts w:ascii="Times New Roman" w:eastAsia="宋体" w:hAnsi="Times New Roman" w:cs="Times New Roman"/>
                </w:rPr>
                <w:delText>6</w:delText>
              </w:r>
            </w:del>
          </w:p>
        </w:tc>
        <w:tc>
          <w:tcPr>
            <w:tcW w:w="1717" w:type="pct"/>
          </w:tcPr>
          <w:p w14:paraId="6A698997" w14:textId="3939BF4D" w:rsidR="00D02E06" w:rsidRPr="00EC10A3" w:rsidRDefault="00D02E06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以便有效管理，需提供软件内的各个软件组件的维护状态</w:t>
            </w:r>
          </w:p>
        </w:tc>
        <w:tc>
          <w:tcPr>
            <w:tcW w:w="1492" w:type="pct"/>
          </w:tcPr>
          <w:p w14:paraId="6E69A4CF" w14:textId="77777777" w:rsidR="00D02E06" w:rsidRPr="00EC10A3" w:rsidRDefault="00D02E06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SBOM</w:t>
            </w:r>
            <w:r w:rsidRPr="00EC10A3">
              <w:rPr>
                <w:rFonts w:ascii="Times New Roman" w:eastAsia="宋体" w:hAnsi="Times New Roman" w:cs="Times New Roman"/>
              </w:rPr>
              <w:t>信息</w:t>
            </w:r>
          </w:p>
        </w:tc>
      </w:tr>
      <w:tr w:rsidR="00D02E06" w:rsidRPr="00EC10A3" w14:paraId="4AC2D234" w14:textId="77777777" w:rsidTr="00FB2475">
        <w:tc>
          <w:tcPr>
            <w:tcW w:w="938" w:type="pct"/>
          </w:tcPr>
          <w:p w14:paraId="0C3FE8CB" w14:textId="77777777" w:rsidR="00D02E06" w:rsidRPr="00EC10A3" w:rsidRDefault="00D02E06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SBOM</w:t>
            </w:r>
            <w:r w:rsidRPr="00EC10A3">
              <w:rPr>
                <w:rFonts w:ascii="Times New Roman" w:eastAsia="宋体" w:hAnsi="Times New Roman" w:cs="Times New Roman"/>
              </w:rPr>
              <w:t>安全性风险评估</w:t>
            </w:r>
          </w:p>
        </w:tc>
        <w:tc>
          <w:tcPr>
            <w:tcW w:w="853" w:type="pct"/>
          </w:tcPr>
          <w:p w14:paraId="30D30D8E" w14:textId="7ABC905F" w:rsidR="00D02E06" w:rsidRPr="00EC10A3" w:rsidRDefault="00D02E06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202</w:t>
            </w:r>
            <w:del w:id="90" w:author="李佳励" w:date="2026-02-03T11:04:00Z" w16du:dateUtc="2026-02-03T03:04:00Z">
              <w:r w:rsidRPr="00EC10A3" w:rsidDel="00736888">
                <w:rPr>
                  <w:rFonts w:ascii="Times New Roman" w:eastAsia="宋体" w:hAnsi="Times New Roman" w:cs="Times New Roman"/>
                </w:rPr>
                <w:delText>5</w:delText>
              </w:r>
            </w:del>
            <w:ins w:id="91" w:author="李佳励" w:date="2026-02-03T11:04:00Z" w16du:dateUtc="2026-02-03T03:04:00Z">
              <w:r w:rsidR="00736888">
                <w:rPr>
                  <w:rFonts w:ascii="Times New Roman" w:eastAsia="宋体" w:hAnsi="Times New Roman" w:cs="Times New Roman" w:hint="eastAsia"/>
                </w:rPr>
                <w:t>6</w:t>
              </w:r>
            </w:ins>
            <w:r w:rsidRPr="00EC10A3">
              <w:rPr>
                <w:rFonts w:ascii="Times New Roman" w:eastAsia="宋体" w:hAnsi="Times New Roman" w:cs="Times New Roman"/>
              </w:rPr>
              <w:t>-0</w:t>
            </w:r>
            <w:ins w:id="92" w:author="李佳励" w:date="2026-02-03T11:04:00Z" w16du:dateUtc="2026-02-03T03:04:00Z">
              <w:r w:rsidR="00736888">
                <w:rPr>
                  <w:rFonts w:ascii="Times New Roman" w:eastAsia="宋体" w:hAnsi="Times New Roman" w:cs="Times New Roman" w:hint="eastAsia"/>
                </w:rPr>
                <w:t>2</w:t>
              </w:r>
            </w:ins>
            <w:del w:id="93" w:author="李佳励" w:date="2026-02-03T11:04:00Z" w16du:dateUtc="2026-02-03T03:04:00Z">
              <w:r w:rsidR="0031120D" w:rsidRPr="00EC10A3" w:rsidDel="00736888">
                <w:rPr>
                  <w:rFonts w:ascii="Times New Roman" w:eastAsia="宋体" w:hAnsi="Times New Roman" w:cs="Times New Roman"/>
                </w:rPr>
                <w:delText>6</w:delText>
              </w:r>
            </w:del>
          </w:p>
        </w:tc>
        <w:tc>
          <w:tcPr>
            <w:tcW w:w="1717" w:type="pct"/>
          </w:tcPr>
          <w:p w14:paraId="0AD2595D" w14:textId="221F963B" w:rsidR="00D02E06" w:rsidRPr="00EC10A3" w:rsidRDefault="00D02E06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确保设备的安全性和有效性，提供每个软件组件的安全性风险评</w:t>
            </w:r>
            <w:r w:rsidRPr="00EC10A3">
              <w:rPr>
                <w:rFonts w:ascii="Times New Roman" w:eastAsia="宋体" w:hAnsi="Times New Roman" w:cs="Times New Roman"/>
              </w:rPr>
              <w:lastRenderedPageBreak/>
              <w:t>估，包括已识别的漏洞及其控制措施</w:t>
            </w:r>
            <w:r w:rsidRPr="00EC10A3">
              <w:rPr>
                <w:rFonts w:ascii="Times New Roman" w:eastAsia="宋体" w:hAnsi="Times New Roman" w:cs="Times New Roman"/>
              </w:rPr>
              <w:t xml:space="preserve"> </w:t>
            </w:r>
          </w:p>
        </w:tc>
        <w:tc>
          <w:tcPr>
            <w:tcW w:w="1492" w:type="pct"/>
          </w:tcPr>
          <w:p w14:paraId="1AE127DC" w14:textId="77777777" w:rsidR="00D02E06" w:rsidRPr="00EC10A3" w:rsidRDefault="00D02E06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lastRenderedPageBreak/>
              <w:t>《</w:t>
            </w:r>
            <w:r w:rsidRPr="00EC10A3">
              <w:rPr>
                <w:rFonts w:ascii="Times New Roman" w:eastAsia="宋体" w:hAnsi="Times New Roman" w:cs="Times New Roman"/>
              </w:rPr>
              <w:t>SBOM</w:t>
            </w:r>
            <w:r w:rsidRPr="00EC10A3">
              <w:rPr>
                <w:rFonts w:ascii="Times New Roman" w:eastAsia="宋体" w:hAnsi="Times New Roman" w:cs="Times New Roman"/>
              </w:rPr>
              <w:t>安全性风险评估》</w:t>
            </w:r>
          </w:p>
        </w:tc>
      </w:tr>
      <w:tr w:rsidR="00150705" w:rsidRPr="00EC10A3" w14:paraId="7224B6AC" w14:textId="77777777" w:rsidTr="00FB2475">
        <w:tc>
          <w:tcPr>
            <w:tcW w:w="938" w:type="pct"/>
          </w:tcPr>
          <w:p w14:paraId="2F06DFF8" w14:textId="77777777" w:rsidR="00150705" w:rsidRPr="00EC10A3" w:rsidRDefault="00150705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网络安全扫描</w:t>
            </w:r>
          </w:p>
        </w:tc>
        <w:tc>
          <w:tcPr>
            <w:tcW w:w="853" w:type="pct"/>
          </w:tcPr>
          <w:p w14:paraId="60FF3609" w14:textId="07B9519A" w:rsidR="00150705" w:rsidRPr="00EC10A3" w:rsidRDefault="00D02E06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202</w:t>
            </w:r>
            <w:ins w:id="94" w:author="李佳励" w:date="2026-02-03T11:04:00Z" w16du:dateUtc="2026-02-03T03:04:00Z">
              <w:r w:rsidR="00736888">
                <w:rPr>
                  <w:rFonts w:ascii="Times New Roman" w:eastAsia="宋体" w:hAnsi="Times New Roman" w:cs="Times New Roman" w:hint="eastAsia"/>
                </w:rPr>
                <w:t>6</w:t>
              </w:r>
            </w:ins>
            <w:del w:id="95" w:author="李佳励" w:date="2026-02-03T11:04:00Z" w16du:dateUtc="2026-02-03T03:04:00Z">
              <w:r w:rsidRPr="00EC10A3" w:rsidDel="00736888">
                <w:rPr>
                  <w:rFonts w:ascii="Times New Roman" w:eastAsia="宋体" w:hAnsi="Times New Roman" w:cs="Times New Roman"/>
                </w:rPr>
                <w:delText>5</w:delText>
              </w:r>
            </w:del>
            <w:r w:rsidRPr="00EC10A3">
              <w:rPr>
                <w:rFonts w:ascii="Times New Roman" w:eastAsia="宋体" w:hAnsi="Times New Roman" w:cs="Times New Roman"/>
              </w:rPr>
              <w:t>-0</w:t>
            </w:r>
            <w:ins w:id="96" w:author="李佳励" w:date="2026-02-03T11:04:00Z" w16du:dateUtc="2026-02-03T03:04:00Z">
              <w:r w:rsidR="00736888">
                <w:rPr>
                  <w:rFonts w:ascii="Times New Roman" w:eastAsia="宋体" w:hAnsi="Times New Roman" w:cs="Times New Roman" w:hint="eastAsia"/>
                </w:rPr>
                <w:t>2</w:t>
              </w:r>
            </w:ins>
            <w:del w:id="97" w:author="李佳励" w:date="2026-02-03T11:04:00Z" w16du:dateUtc="2026-02-03T03:04:00Z">
              <w:r w:rsidR="0031120D" w:rsidRPr="00EC10A3" w:rsidDel="00736888">
                <w:rPr>
                  <w:rFonts w:ascii="Times New Roman" w:eastAsia="宋体" w:hAnsi="Times New Roman" w:cs="Times New Roman"/>
                </w:rPr>
                <w:delText>6</w:delText>
              </w:r>
            </w:del>
          </w:p>
        </w:tc>
        <w:tc>
          <w:tcPr>
            <w:tcW w:w="1717" w:type="pct"/>
          </w:tcPr>
          <w:p w14:paraId="35CB0715" w14:textId="2BBBDC4D" w:rsidR="00150705" w:rsidRPr="00EC10A3" w:rsidRDefault="00150705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进行软件产品的全部漏洞扫描</w:t>
            </w:r>
          </w:p>
        </w:tc>
        <w:tc>
          <w:tcPr>
            <w:tcW w:w="1492" w:type="pct"/>
          </w:tcPr>
          <w:p w14:paraId="2A39454F" w14:textId="77777777" w:rsidR="00150705" w:rsidRPr="00EC10A3" w:rsidRDefault="00150705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《网络安全扫描报告》</w:t>
            </w:r>
          </w:p>
        </w:tc>
      </w:tr>
      <w:tr w:rsidR="00150705" w:rsidRPr="00EC10A3" w:rsidDel="00736888" w14:paraId="033C0FB3" w14:textId="60E132F9" w:rsidTr="00FB2475">
        <w:trPr>
          <w:del w:id="98" w:author="李佳励" w:date="2026-02-03T11:06:00Z"/>
        </w:trPr>
        <w:tc>
          <w:tcPr>
            <w:tcW w:w="938" w:type="pct"/>
          </w:tcPr>
          <w:p w14:paraId="0580CF90" w14:textId="1EC7A314" w:rsidR="00150705" w:rsidRPr="00EC10A3" w:rsidDel="00736888" w:rsidRDefault="00150705" w:rsidP="00E00AD3">
            <w:pPr>
              <w:spacing w:line="360" w:lineRule="auto"/>
              <w:jc w:val="left"/>
              <w:rPr>
                <w:del w:id="99" w:author="李佳励" w:date="2026-02-03T11:06:00Z" w16du:dateUtc="2026-02-03T03:06:00Z"/>
                <w:rFonts w:ascii="Times New Roman" w:eastAsia="宋体" w:hAnsi="Times New Roman" w:cs="Times New Roman"/>
              </w:rPr>
            </w:pPr>
            <w:del w:id="100" w:author="李佳励" w:date="2026-02-03T11:06:00Z" w16du:dateUtc="2026-02-03T03:06:00Z">
              <w:r w:rsidRPr="00EC10A3" w:rsidDel="00736888">
                <w:rPr>
                  <w:rFonts w:ascii="Times New Roman" w:eastAsia="宋体" w:hAnsi="Times New Roman" w:cs="Times New Roman"/>
                </w:rPr>
                <w:delText>渗透测试</w:delText>
              </w:r>
            </w:del>
          </w:p>
        </w:tc>
        <w:tc>
          <w:tcPr>
            <w:tcW w:w="853" w:type="pct"/>
          </w:tcPr>
          <w:p w14:paraId="69C87CCC" w14:textId="0D608E99" w:rsidR="00150705" w:rsidRPr="00EC10A3" w:rsidDel="00736888" w:rsidRDefault="001B20F7" w:rsidP="00E00AD3">
            <w:pPr>
              <w:spacing w:line="360" w:lineRule="auto"/>
              <w:jc w:val="left"/>
              <w:rPr>
                <w:del w:id="101" w:author="李佳励" w:date="2026-02-03T11:06:00Z" w16du:dateUtc="2026-02-03T03:06:00Z"/>
                <w:rFonts w:ascii="Times New Roman" w:eastAsia="宋体" w:hAnsi="Times New Roman" w:cs="Times New Roman"/>
              </w:rPr>
            </w:pPr>
            <w:del w:id="102" w:author="李佳励" w:date="2026-02-03T11:06:00Z" w16du:dateUtc="2026-02-03T03:06:00Z">
              <w:r w:rsidRPr="00EC10A3" w:rsidDel="00736888">
                <w:rPr>
                  <w:rFonts w:ascii="Times New Roman" w:eastAsia="宋体" w:hAnsi="Times New Roman" w:cs="Times New Roman"/>
                </w:rPr>
                <w:delText>2025-0</w:delText>
              </w:r>
              <w:r w:rsidR="0031120D" w:rsidRPr="00EC10A3" w:rsidDel="00736888">
                <w:rPr>
                  <w:rFonts w:ascii="Times New Roman" w:eastAsia="宋体" w:hAnsi="Times New Roman" w:cs="Times New Roman"/>
                </w:rPr>
                <w:delText>6</w:delText>
              </w:r>
            </w:del>
          </w:p>
        </w:tc>
        <w:tc>
          <w:tcPr>
            <w:tcW w:w="1717" w:type="pct"/>
          </w:tcPr>
          <w:p w14:paraId="39A76A28" w14:textId="7CE2483D" w:rsidR="00150705" w:rsidRPr="00EC10A3" w:rsidDel="00736888" w:rsidRDefault="00150705" w:rsidP="00E00AD3">
            <w:pPr>
              <w:spacing w:line="360" w:lineRule="auto"/>
              <w:jc w:val="left"/>
              <w:rPr>
                <w:del w:id="103" w:author="李佳励" w:date="2026-02-03T11:06:00Z" w16du:dateUtc="2026-02-03T03:06:00Z"/>
                <w:rFonts w:ascii="Times New Roman" w:eastAsia="宋体" w:hAnsi="Times New Roman" w:cs="Times New Roman"/>
              </w:rPr>
            </w:pPr>
            <w:del w:id="104" w:author="李佳励" w:date="2026-02-03T11:06:00Z" w16du:dateUtc="2026-02-03T03:06:00Z">
              <w:r w:rsidRPr="00EC10A3" w:rsidDel="00736888">
                <w:rPr>
                  <w:rFonts w:ascii="Times New Roman" w:eastAsia="宋体" w:hAnsi="Times New Roman" w:cs="Times New Roman"/>
                </w:rPr>
                <w:delText>模拟真实攻击者的行为，识别和验证系统、网络或软件中的安全漏洞</w:delText>
              </w:r>
            </w:del>
          </w:p>
          <w:p w14:paraId="66A045C3" w14:textId="0FFA4360" w:rsidR="00150705" w:rsidRPr="00EC10A3" w:rsidDel="00736888" w:rsidRDefault="00150705" w:rsidP="00E00AD3">
            <w:pPr>
              <w:spacing w:line="360" w:lineRule="auto"/>
              <w:jc w:val="left"/>
              <w:rPr>
                <w:del w:id="105" w:author="李佳励" w:date="2026-02-03T11:06:00Z" w16du:dateUtc="2026-02-03T03:06:00Z"/>
                <w:rFonts w:ascii="Times New Roman" w:eastAsia="宋体" w:hAnsi="Times New Roman" w:cs="Times New Roman"/>
              </w:rPr>
            </w:pPr>
          </w:p>
        </w:tc>
        <w:tc>
          <w:tcPr>
            <w:tcW w:w="1492" w:type="pct"/>
          </w:tcPr>
          <w:p w14:paraId="1EB0E489" w14:textId="451F67E2" w:rsidR="00150705" w:rsidRPr="00EC10A3" w:rsidDel="00736888" w:rsidRDefault="00150705" w:rsidP="00E00AD3">
            <w:pPr>
              <w:spacing w:line="360" w:lineRule="auto"/>
              <w:jc w:val="left"/>
              <w:rPr>
                <w:del w:id="106" w:author="李佳励" w:date="2026-02-03T11:06:00Z" w16du:dateUtc="2026-02-03T03:06:00Z"/>
                <w:rFonts w:ascii="Times New Roman" w:eastAsia="宋体" w:hAnsi="Times New Roman" w:cs="Times New Roman"/>
              </w:rPr>
            </w:pPr>
            <w:del w:id="107" w:author="李佳励" w:date="2026-02-03T11:06:00Z" w16du:dateUtc="2026-02-03T03:06:00Z">
              <w:r w:rsidRPr="00EC10A3" w:rsidDel="00736888">
                <w:rPr>
                  <w:rFonts w:ascii="Times New Roman" w:eastAsia="宋体" w:hAnsi="Times New Roman" w:cs="Times New Roman"/>
                </w:rPr>
                <w:delText>《第三方渗透测试报告》</w:delText>
              </w:r>
            </w:del>
          </w:p>
        </w:tc>
      </w:tr>
      <w:tr w:rsidR="00150705" w:rsidRPr="00EC10A3" w14:paraId="3FCF6493" w14:textId="77777777" w:rsidTr="00FB2475">
        <w:tc>
          <w:tcPr>
            <w:tcW w:w="938" w:type="pct"/>
          </w:tcPr>
          <w:p w14:paraId="3232F4C9" w14:textId="77777777" w:rsidR="00150705" w:rsidRPr="00EC10A3" w:rsidRDefault="00150705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动态维护</w:t>
            </w:r>
          </w:p>
        </w:tc>
        <w:tc>
          <w:tcPr>
            <w:tcW w:w="853" w:type="pct"/>
          </w:tcPr>
          <w:p w14:paraId="03BFC094" w14:textId="334EE66B" w:rsidR="00150705" w:rsidRPr="00EC10A3" w:rsidRDefault="00150705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持续进行</w:t>
            </w:r>
          </w:p>
        </w:tc>
        <w:tc>
          <w:tcPr>
            <w:tcW w:w="1717" w:type="pct"/>
          </w:tcPr>
          <w:p w14:paraId="67E583AF" w14:textId="041BCCE0" w:rsidR="00150705" w:rsidRPr="00EC10A3" w:rsidRDefault="00016582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定期审查并响应关键风险</w:t>
            </w:r>
            <w:r w:rsidRPr="00EC10A3">
              <w:rPr>
                <w:rFonts w:ascii="Times New Roman" w:eastAsia="宋体" w:hAnsi="Times New Roman" w:cs="Times New Roman"/>
              </w:rPr>
              <w:t>​​ </w:t>
            </w:r>
            <w:r w:rsidR="00150705" w:rsidRPr="00EC10A3">
              <w:rPr>
                <w:rFonts w:ascii="Times New Roman" w:eastAsia="宋体" w:hAnsi="Times New Roman" w:cs="Times New Roman"/>
              </w:rPr>
              <w:t>，</w:t>
            </w:r>
            <w:r w:rsidR="0065190A" w:rsidRPr="00EC10A3">
              <w:rPr>
                <w:rFonts w:ascii="Times New Roman" w:eastAsia="宋体" w:hAnsi="Times New Roman" w:cs="Times New Roman"/>
              </w:rPr>
              <w:t>后续评估同步更新文档</w:t>
            </w:r>
          </w:p>
        </w:tc>
        <w:tc>
          <w:tcPr>
            <w:tcW w:w="1492" w:type="pct"/>
          </w:tcPr>
          <w:p w14:paraId="09169EA5" w14:textId="77777777" w:rsidR="00150705" w:rsidRPr="00EC10A3" w:rsidRDefault="00150705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《网络安全风险管理报告》</w:t>
            </w:r>
          </w:p>
          <w:p w14:paraId="43D0E434" w14:textId="77777777" w:rsidR="00150705" w:rsidRPr="00EC10A3" w:rsidRDefault="00150705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《评审记录》</w:t>
            </w:r>
          </w:p>
        </w:tc>
      </w:tr>
    </w:tbl>
    <w:p w14:paraId="6DC457B5" w14:textId="365B9B44" w:rsidR="00282639" w:rsidRPr="00EC10A3" w:rsidRDefault="00282639" w:rsidP="00E00AD3">
      <w:pPr>
        <w:pStyle w:val="1"/>
        <w:numPr>
          <w:ilvl w:val="0"/>
          <w:numId w:val="1"/>
        </w:numPr>
        <w:jc w:val="left"/>
        <w:rPr>
          <w:rFonts w:cs="Times New Roman"/>
          <w:bCs/>
        </w:rPr>
      </w:pPr>
      <w:bookmarkStart w:id="108" w:name="_Toc203049197"/>
      <w:r w:rsidRPr="00EC10A3">
        <w:rPr>
          <w:rFonts w:cs="Times New Roman"/>
          <w:bCs/>
        </w:rPr>
        <w:t>风险评估方法</w:t>
      </w:r>
      <w:bookmarkEnd w:id="108"/>
    </w:p>
    <w:p w14:paraId="2065A48E" w14:textId="77777777" w:rsidR="00282639" w:rsidRPr="00EC10A3" w:rsidRDefault="00282639" w:rsidP="00E00AD3">
      <w:pPr>
        <w:pStyle w:val="2"/>
        <w:numPr>
          <w:ilvl w:val="1"/>
          <w:numId w:val="1"/>
        </w:numPr>
        <w:jc w:val="left"/>
        <w:rPr>
          <w:rFonts w:cs="Times New Roman"/>
          <w:bCs/>
        </w:rPr>
      </w:pPr>
      <w:bookmarkStart w:id="109" w:name="_Toc203049198"/>
      <w:r w:rsidRPr="00EC10A3">
        <w:rPr>
          <w:rFonts w:cs="Times New Roman"/>
          <w:bCs/>
        </w:rPr>
        <w:t>风险分类</w:t>
      </w:r>
      <w:bookmarkEnd w:id="109"/>
    </w:p>
    <w:p w14:paraId="7666A157" w14:textId="77777777" w:rsidR="00282639" w:rsidRPr="00EC10A3" w:rsidRDefault="00282639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根据《医疗器械网络安全风险管理制度》中的定义，对识别出的网络安全风险进行分析，评估风险发生的可利用性和影响程度。</w:t>
      </w:r>
    </w:p>
    <w:p w14:paraId="5A488AED" w14:textId="78618A68" w:rsidR="00282639" w:rsidRPr="00EC10A3" w:rsidRDefault="00964C12" w:rsidP="00AC09EC">
      <w:pPr>
        <w:spacing w:line="360" w:lineRule="auto"/>
        <w:jc w:val="left"/>
        <w:rPr>
          <w:rFonts w:ascii="Times New Roman" w:eastAsia="宋体" w:hAnsi="Times New Roman" w:cs="Times New Roman"/>
          <w:shd w:val="clear" w:color="auto" w:fill="FFFFFF"/>
        </w:rPr>
      </w:pPr>
      <w:r w:rsidRPr="00EC10A3">
        <w:rPr>
          <w:rFonts w:ascii="Times New Roman" w:eastAsia="宋体" w:hAnsi="Times New Roman" w:cs="Times New Roman"/>
        </w:rPr>
        <w:tab/>
      </w:r>
      <w:r w:rsidR="00282639" w:rsidRPr="00EC10A3">
        <w:rPr>
          <w:rFonts w:ascii="Times New Roman" w:eastAsia="宋体" w:hAnsi="Times New Roman" w:cs="Times New Roman"/>
          <w:shd w:val="clear" w:color="auto" w:fill="FFFFFF"/>
        </w:rPr>
        <w:t>严重度的定义</w:t>
      </w:r>
    </w:p>
    <w:p w14:paraId="2C069DE9" w14:textId="39A30D57" w:rsidR="00282639" w:rsidRPr="00EC10A3" w:rsidRDefault="00282639" w:rsidP="00E00AD3">
      <w:pPr>
        <w:widowControl/>
        <w:tabs>
          <w:tab w:val="left" w:pos="960"/>
        </w:tabs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hd w:val="clear" w:color="auto" w:fill="FFFFFF"/>
        </w:rPr>
      </w:pPr>
      <w:r w:rsidRPr="00EC10A3">
        <w:rPr>
          <w:rFonts w:ascii="Times New Roman" w:eastAsia="宋体" w:hAnsi="Times New Roman" w:cs="Times New Roman"/>
          <w:sz w:val="24"/>
          <w:szCs w:val="24"/>
          <w:shd w:val="clear" w:color="auto" w:fill="FFFFFF"/>
          <w:lang w:bidi="ar"/>
        </w:rPr>
        <w:t>参考标准：</w:t>
      </w:r>
      <w:r w:rsidRPr="00EC10A3">
        <w:rPr>
          <w:rFonts w:ascii="Times New Roman" w:eastAsia="宋体" w:hAnsi="Times New Roman" w:cs="Times New Roman"/>
          <w:sz w:val="24"/>
          <w:szCs w:val="24"/>
          <w:shd w:val="clear" w:color="auto" w:fill="FFFFFF"/>
          <w:lang w:bidi="ar"/>
        </w:rPr>
        <w:t>ANSI/AAMI/ISO 14971: 201</w:t>
      </w:r>
      <w:r w:rsidR="5ED5AF62" w:rsidRPr="00EC10A3">
        <w:rPr>
          <w:rFonts w:ascii="Times New Roman" w:eastAsia="宋体" w:hAnsi="Times New Roman" w:cs="Times New Roman"/>
          <w:sz w:val="24"/>
          <w:szCs w:val="24"/>
          <w:shd w:val="clear" w:color="auto" w:fill="FFFFFF"/>
          <w:lang w:bidi="ar"/>
        </w:rPr>
        <w:t>9</w:t>
      </w:r>
      <w:r w:rsidRPr="00EC10A3">
        <w:rPr>
          <w:rFonts w:ascii="Times New Roman" w:eastAsia="宋体" w:hAnsi="Times New Roman" w:cs="Times New Roman"/>
          <w:sz w:val="24"/>
          <w:szCs w:val="24"/>
          <w:shd w:val="clear" w:color="auto" w:fill="FFFFFF"/>
          <w:lang w:bidi="ar"/>
        </w:rPr>
        <w:t>: Medical Devices – Application of Risk Management to Medical Devices</w:t>
      </w:r>
      <w:r w:rsidRPr="00EC10A3">
        <w:rPr>
          <w:rFonts w:ascii="Times New Roman" w:eastAsia="宋体" w:hAnsi="Times New Roman" w:cs="Times New Roman"/>
          <w:sz w:val="24"/>
          <w:szCs w:val="24"/>
          <w:shd w:val="clear" w:color="auto" w:fill="FFFFFF"/>
          <w:lang w:bidi="ar"/>
        </w:rPr>
        <w:t>，给出严重度的定义：</w:t>
      </w:r>
    </w:p>
    <w:tbl>
      <w:tblPr>
        <w:tblStyle w:val="TableNormal1"/>
        <w:tblW w:w="0" w:type="auto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6"/>
        <w:gridCol w:w="6047"/>
        <w:gridCol w:w="694"/>
      </w:tblGrid>
      <w:tr w:rsidR="00282639" w:rsidRPr="00EC10A3" w14:paraId="4884C478" w14:textId="77777777" w:rsidTr="00374307">
        <w:trPr>
          <w:cantSplit/>
          <w:trHeight w:val="629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4B822" w14:textId="77777777" w:rsidR="00282639" w:rsidRPr="00EC10A3" w:rsidRDefault="00282639" w:rsidP="00E00AD3">
            <w:pPr>
              <w:pStyle w:val="TableText"/>
              <w:spacing w:before="21" w:line="360" w:lineRule="auto"/>
              <w:ind w:leftChars="50" w:left="105"/>
              <w:rPr>
                <w:rFonts w:eastAsia="宋体"/>
                <w:b/>
                <w:bCs/>
                <w:spacing w:val="-1"/>
                <w:sz w:val="21"/>
                <w:szCs w:val="21"/>
              </w:rPr>
            </w:pPr>
            <w:bookmarkStart w:id="110" w:name="OLE_LINK5"/>
            <w:bookmarkStart w:id="111" w:name="OLE_LINK2"/>
            <w:r w:rsidRPr="00EC10A3">
              <w:rPr>
                <w:rFonts w:eastAsia="宋体"/>
                <w:b/>
                <w:bCs/>
                <w:szCs w:val="21"/>
              </w:rPr>
              <w:t>严重度</w:t>
            </w:r>
            <w:bookmarkEnd w:id="110"/>
          </w:p>
          <w:p w14:paraId="2578A494" w14:textId="77777777" w:rsidR="00282639" w:rsidRPr="00EC10A3" w:rsidRDefault="00282639" w:rsidP="00E00AD3">
            <w:pPr>
              <w:pStyle w:val="TableText"/>
              <w:spacing w:before="21" w:line="360" w:lineRule="auto"/>
              <w:ind w:leftChars="50" w:left="105"/>
              <w:rPr>
                <w:rFonts w:eastAsia="宋体"/>
                <w:b/>
                <w:bCs/>
                <w:sz w:val="21"/>
                <w:szCs w:val="21"/>
              </w:rPr>
            </w:pPr>
            <w:r w:rsidRPr="00EC10A3">
              <w:rPr>
                <w:rFonts w:eastAsia="宋体"/>
                <w:b/>
                <w:bCs/>
                <w:spacing w:val="-1"/>
                <w:sz w:val="21"/>
                <w:szCs w:val="21"/>
              </w:rPr>
              <w:t>Common Term</w:t>
            </w:r>
          </w:p>
        </w:tc>
        <w:tc>
          <w:tcPr>
            <w:tcW w:w="6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E8C65" w14:textId="77777777" w:rsidR="00282639" w:rsidRPr="00EC10A3" w:rsidRDefault="00282639" w:rsidP="00E00AD3">
            <w:pPr>
              <w:pStyle w:val="TableText"/>
              <w:spacing w:line="360" w:lineRule="auto"/>
              <w:ind w:leftChars="50" w:left="105"/>
              <w:rPr>
                <w:rFonts w:eastAsia="宋体"/>
                <w:b/>
                <w:bCs/>
                <w:spacing w:val="-3"/>
                <w:sz w:val="21"/>
                <w:szCs w:val="21"/>
              </w:rPr>
            </w:pPr>
            <w:r w:rsidRPr="00EC10A3">
              <w:rPr>
                <w:rFonts w:eastAsia="宋体"/>
                <w:b/>
                <w:bCs/>
                <w:spacing w:val="-3"/>
                <w:sz w:val="21"/>
                <w:szCs w:val="21"/>
              </w:rPr>
              <w:t>可能存在的损伤</w:t>
            </w:r>
          </w:p>
          <w:p w14:paraId="006CD53D" w14:textId="77777777" w:rsidR="00282639" w:rsidRPr="00EC10A3" w:rsidRDefault="00282639" w:rsidP="00374307">
            <w:pPr>
              <w:pStyle w:val="TableText"/>
              <w:spacing w:after="0" w:line="360" w:lineRule="auto"/>
              <w:ind w:leftChars="50" w:left="105"/>
              <w:rPr>
                <w:rFonts w:eastAsia="宋体"/>
                <w:b/>
                <w:bCs/>
                <w:sz w:val="21"/>
                <w:szCs w:val="21"/>
              </w:rPr>
            </w:pPr>
            <w:r w:rsidRPr="00EC10A3">
              <w:rPr>
                <w:rFonts w:eastAsia="宋体"/>
                <w:b/>
                <w:bCs/>
                <w:spacing w:val="-3"/>
                <w:sz w:val="21"/>
                <w:szCs w:val="21"/>
              </w:rPr>
              <w:t>Possible 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D30C4" w14:textId="77777777" w:rsidR="00282639" w:rsidRPr="00EC10A3" w:rsidRDefault="00282639" w:rsidP="00E00AD3">
            <w:pPr>
              <w:pStyle w:val="TableText"/>
              <w:spacing w:line="360" w:lineRule="auto"/>
              <w:ind w:leftChars="50" w:left="105"/>
              <w:rPr>
                <w:rFonts w:eastAsia="宋体"/>
                <w:b/>
                <w:bCs/>
                <w:spacing w:val="-3"/>
                <w:sz w:val="21"/>
                <w:szCs w:val="21"/>
              </w:rPr>
            </w:pPr>
            <w:r w:rsidRPr="00EC10A3">
              <w:rPr>
                <w:rFonts w:eastAsia="宋体"/>
                <w:b/>
                <w:bCs/>
                <w:spacing w:val="-3"/>
                <w:sz w:val="21"/>
                <w:szCs w:val="21"/>
              </w:rPr>
              <w:t>分值</w:t>
            </w:r>
          </w:p>
        </w:tc>
      </w:tr>
      <w:tr w:rsidR="00282639" w:rsidRPr="00EC10A3" w14:paraId="5DA02F89" w14:textId="77777777" w:rsidTr="00374307">
        <w:trPr>
          <w:cantSplit/>
          <w:trHeight w:val="504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1F8CD" w14:textId="77777777" w:rsidR="00282639" w:rsidRPr="00EC10A3" w:rsidRDefault="00282639" w:rsidP="00E00AD3">
            <w:pPr>
              <w:pStyle w:val="TableText"/>
              <w:spacing w:before="112" w:line="360" w:lineRule="auto"/>
              <w:ind w:leftChars="50" w:left="105"/>
              <w:rPr>
                <w:rFonts w:eastAsia="宋体"/>
                <w:sz w:val="21"/>
                <w:szCs w:val="21"/>
              </w:rPr>
            </w:pPr>
            <w:r w:rsidRPr="00EC10A3">
              <w:rPr>
                <w:rFonts w:eastAsia="宋体"/>
                <w:sz w:val="21"/>
                <w:szCs w:val="21"/>
              </w:rPr>
              <w:t>可忽略的</w:t>
            </w:r>
          </w:p>
          <w:p w14:paraId="376295B5" w14:textId="77777777" w:rsidR="00282639" w:rsidRPr="00EC10A3" w:rsidRDefault="00282639" w:rsidP="00E00AD3">
            <w:pPr>
              <w:pStyle w:val="TableText"/>
              <w:spacing w:before="112" w:line="360" w:lineRule="auto"/>
              <w:ind w:leftChars="50" w:left="105"/>
              <w:rPr>
                <w:rFonts w:eastAsia="宋体"/>
                <w:sz w:val="21"/>
                <w:szCs w:val="21"/>
              </w:rPr>
            </w:pPr>
            <w:r w:rsidRPr="00EC10A3">
              <w:rPr>
                <w:rFonts w:eastAsia="宋体"/>
                <w:sz w:val="21"/>
                <w:szCs w:val="21"/>
              </w:rPr>
              <w:t>Negligible</w:t>
            </w:r>
            <w:r w:rsidRPr="00EC10A3">
              <w:rPr>
                <w:rFonts w:eastAsia="宋体"/>
                <w:spacing w:val="1"/>
                <w:sz w:val="21"/>
                <w:szCs w:val="21"/>
              </w:rPr>
              <w:t>:</w:t>
            </w:r>
          </w:p>
        </w:tc>
        <w:tc>
          <w:tcPr>
            <w:tcW w:w="6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6144C" w14:textId="77777777" w:rsidR="00282639" w:rsidRPr="00EC10A3" w:rsidRDefault="00282639" w:rsidP="00374307">
            <w:pPr>
              <w:pStyle w:val="TableText"/>
              <w:spacing w:after="0" w:line="360" w:lineRule="auto"/>
              <w:ind w:leftChars="50" w:left="105"/>
              <w:rPr>
                <w:rFonts w:eastAsia="宋体"/>
                <w:spacing w:val="-3"/>
                <w:sz w:val="21"/>
                <w:szCs w:val="21"/>
              </w:rPr>
            </w:pPr>
            <w:r w:rsidRPr="00EC10A3">
              <w:rPr>
                <w:rFonts w:eastAsia="宋体"/>
                <w:szCs w:val="21"/>
              </w:rPr>
              <w:t>不便或者暂时不适</w:t>
            </w:r>
          </w:p>
          <w:p w14:paraId="561595C1" w14:textId="77777777" w:rsidR="00282639" w:rsidRPr="00EC10A3" w:rsidRDefault="00282639" w:rsidP="00E00AD3">
            <w:pPr>
              <w:pStyle w:val="TableText"/>
              <w:spacing w:before="122" w:line="360" w:lineRule="auto"/>
              <w:ind w:leftChars="50" w:left="105"/>
              <w:rPr>
                <w:rFonts w:eastAsia="宋体"/>
                <w:sz w:val="21"/>
                <w:szCs w:val="21"/>
              </w:rPr>
            </w:pPr>
            <w:r w:rsidRPr="00EC10A3">
              <w:rPr>
                <w:rFonts w:eastAsia="宋体"/>
                <w:spacing w:val="-3"/>
                <w:sz w:val="21"/>
                <w:szCs w:val="21"/>
              </w:rPr>
              <w:t>Inconvenience or temporary discomfort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EE768" w14:textId="77777777" w:rsidR="00282639" w:rsidRPr="00EC10A3" w:rsidRDefault="00282639" w:rsidP="00E00AD3">
            <w:pPr>
              <w:pStyle w:val="TableText"/>
              <w:spacing w:before="122" w:line="360" w:lineRule="auto"/>
              <w:ind w:leftChars="50" w:left="105"/>
              <w:rPr>
                <w:rFonts w:eastAsia="宋体"/>
                <w:spacing w:val="-3"/>
                <w:sz w:val="21"/>
                <w:szCs w:val="21"/>
              </w:rPr>
            </w:pPr>
            <w:r w:rsidRPr="00EC10A3">
              <w:rPr>
                <w:rFonts w:eastAsia="宋体"/>
                <w:spacing w:val="-3"/>
                <w:sz w:val="21"/>
                <w:szCs w:val="21"/>
              </w:rPr>
              <w:t>1</w:t>
            </w:r>
          </w:p>
        </w:tc>
      </w:tr>
      <w:tr w:rsidR="00282639" w:rsidRPr="00EC10A3" w14:paraId="6F1C78F5" w14:textId="77777777" w:rsidTr="00374307">
        <w:trPr>
          <w:cantSplit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C81CB" w14:textId="77777777" w:rsidR="00282639" w:rsidRPr="00EC10A3" w:rsidRDefault="00282639" w:rsidP="00E00AD3">
            <w:pPr>
              <w:pStyle w:val="TableText"/>
              <w:spacing w:before="51" w:line="360" w:lineRule="auto"/>
              <w:ind w:leftChars="50" w:left="105"/>
              <w:rPr>
                <w:rFonts w:eastAsia="宋体"/>
                <w:spacing w:val="-1"/>
                <w:sz w:val="21"/>
                <w:szCs w:val="21"/>
              </w:rPr>
            </w:pPr>
            <w:r w:rsidRPr="00EC10A3">
              <w:rPr>
                <w:rFonts w:eastAsia="宋体"/>
                <w:spacing w:val="-1"/>
                <w:sz w:val="21"/>
                <w:szCs w:val="21"/>
              </w:rPr>
              <w:t>轻度的</w:t>
            </w:r>
          </w:p>
          <w:p w14:paraId="431C3F95" w14:textId="77777777" w:rsidR="00282639" w:rsidRPr="00EC10A3" w:rsidRDefault="00282639" w:rsidP="00E00AD3">
            <w:pPr>
              <w:pStyle w:val="TableText"/>
              <w:spacing w:before="51" w:line="360" w:lineRule="auto"/>
              <w:ind w:leftChars="50" w:left="105"/>
              <w:rPr>
                <w:rFonts w:eastAsia="宋体"/>
                <w:sz w:val="21"/>
                <w:szCs w:val="21"/>
              </w:rPr>
            </w:pPr>
            <w:r w:rsidRPr="00EC10A3">
              <w:rPr>
                <w:rFonts w:eastAsia="宋体"/>
                <w:spacing w:val="-1"/>
                <w:sz w:val="21"/>
                <w:szCs w:val="21"/>
              </w:rPr>
              <w:t>Minor:</w:t>
            </w:r>
          </w:p>
        </w:tc>
        <w:tc>
          <w:tcPr>
            <w:tcW w:w="6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0141E" w14:textId="77777777" w:rsidR="00282639" w:rsidRPr="00EC10A3" w:rsidRDefault="00282639" w:rsidP="00374307">
            <w:pPr>
              <w:pStyle w:val="TableText"/>
              <w:spacing w:after="0" w:line="360" w:lineRule="auto"/>
              <w:ind w:leftChars="50" w:left="105" w:right="476"/>
              <w:rPr>
                <w:rFonts w:eastAsia="宋体"/>
                <w:spacing w:val="-2"/>
                <w:sz w:val="21"/>
                <w:szCs w:val="21"/>
              </w:rPr>
            </w:pPr>
            <w:r w:rsidRPr="00EC10A3">
              <w:rPr>
                <w:rFonts w:eastAsia="宋体"/>
                <w:szCs w:val="21"/>
              </w:rPr>
              <w:t>导致不要求专业医疗介入的暂时伤害或损伤</w:t>
            </w:r>
          </w:p>
          <w:p w14:paraId="3CD08656" w14:textId="77777777" w:rsidR="00282639" w:rsidRPr="00EC10A3" w:rsidRDefault="00282639" w:rsidP="00374307">
            <w:pPr>
              <w:pStyle w:val="TableText"/>
              <w:spacing w:after="0" w:line="360" w:lineRule="auto"/>
              <w:ind w:leftChars="50" w:left="105" w:right="476"/>
              <w:rPr>
                <w:rFonts w:eastAsia="宋体"/>
                <w:sz w:val="21"/>
                <w:szCs w:val="21"/>
              </w:rPr>
            </w:pPr>
            <w:r w:rsidRPr="00EC10A3">
              <w:rPr>
                <w:rFonts w:eastAsia="宋体"/>
                <w:spacing w:val="-2"/>
                <w:sz w:val="21"/>
                <w:szCs w:val="21"/>
              </w:rPr>
              <w:t>Results intemporary injury or impairment not requiring professional</w:t>
            </w:r>
            <w:r w:rsidRPr="00EC10A3">
              <w:rPr>
                <w:rFonts w:eastAsia="宋体"/>
                <w:sz w:val="21"/>
                <w:szCs w:val="21"/>
              </w:rPr>
              <w:t xml:space="preserve"> </w:t>
            </w:r>
            <w:r w:rsidRPr="00EC10A3">
              <w:rPr>
                <w:rFonts w:eastAsia="宋体"/>
                <w:spacing w:val="-4"/>
                <w:sz w:val="21"/>
                <w:szCs w:val="21"/>
              </w:rPr>
              <w:t>medical intervention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E5701" w14:textId="77777777" w:rsidR="00282639" w:rsidRPr="00EC10A3" w:rsidRDefault="00282639" w:rsidP="00E00AD3">
            <w:pPr>
              <w:pStyle w:val="TableText"/>
              <w:spacing w:before="17" w:line="360" w:lineRule="auto"/>
              <w:ind w:leftChars="50" w:left="105" w:right="476"/>
              <w:rPr>
                <w:rFonts w:eastAsia="宋体"/>
                <w:spacing w:val="-2"/>
                <w:sz w:val="21"/>
                <w:szCs w:val="21"/>
              </w:rPr>
            </w:pPr>
            <w:r w:rsidRPr="00EC10A3">
              <w:rPr>
                <w:rFonts w:eastAsia="宋体"/>
                <w:spacing w:val="-2"/>
                <w:sz w:val="21"/>
                <w:szCs w:val="21"/>
              </w:rPr>
              <w:t>2</w:t>
            </w:r>
          </w:p>
        </w:tc>
      </w:tr>
      <w:tr w:rsidR="00282639" w:rsidRPr="00EC10A3" w14:paraId="2452411C" w14:textId="77777777" w:rsidTr="00374307">
        <w:trPr>
          <w:cantSplit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946AA" w14:textId="77777777" w:rsidR="00282639" w:rsidRPr="00EC10A3" w:rsidRDefault="00282639" w:rsidP="00E00AD3">
            <w:pPr>
              <w:pStyle w:val="TableText"/>
              <w:spacing w:before="61" w:line="360" w:lineRule="auto"/>
              <w:ind w:leftChars="50" w:left="105"/>
              <w:rPr>
                <w:rFonts w:eastAsia="宋体"/>
                <w:spacing w:val="-2"/>
                <w:sz w:val="21"/>
                <w:szCs w:val="21"/>
              </w:rPr>
            </w:pPr>
            <w:r w:rsidRPr="00EC10A3">
              <w:rPr>
                <w:rFonts w:eastAsia="宋体"/>
                <w:spacing w:val="-2"/>
                <w:sz w:val="21"/>
                <w:szCs w:val="21"/>
              </w:rPr>
              <w:t>严重的</w:t>
            </w:r>
          </w:p>
          <w:p w14:paraId="25F8C4BF" w14:textId="77777777" w:rsidR="00282639" w:rsidRPr="00EC10A3" w:rsidRDefault="00282639" w:rsidP="00E00AD3">
            <w:pPr>
              <w:pStyle w:val="TableText"/>
              <w:spacing w:before="61" w:line="360" w:lineRule="auto"/>
              <w:ind w:leftChars="50" w:left="105"/>
              <w:rPr>
                <w:rFonts w:eastAsia="宋体"/>
                <w:sz w:val="21"/>
                <w:szCs w:val="21"/>
              </w:rPr>
            </w:pPr>
            <w:r w:rsidRPr="00EC10A3">
              <w:rPr>
                <w:rFonts w:eastAsia="宋体"/>
                <w:spacing w:val="-2"/>
                <w:sz w:val="21"/>
                <w:szCs w:val="21"/>
              </w:rPr>
              <w:t>Serious:</w:t>
            </w:r>
          </w:p>
        </w:tc>
        <w:tc>
          <w:tcPr>
            <w:tcW w:w="6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096D2" w14:textId="77777777" w:rsidR="00282639" w:rsidRPr="00EC10A3" w:rsidRDefault="00282639" w:rsidP="00374307">
            <w:pPr>
              <w:pStyle w:val="TableText"/>
              <w:spacing w:after="0" w:line="360" w:lineRule="auto"/>
              <w:ind w:leftChars="50" w:left="105"/>
              <w:rPr>
                <w:rFonts w:eastAsia="宋体"/>
                <w:spacing w:val="-3"/>
                <w:sz w:val="21"/>
                <w:szCs w:val="21"/>
              </w:rPr>
            </w:pPr>
            <w:r w:rsidRPr="00EC10A3">
              <w:rPr>
                <w:rFonts w:eastAsia="宋体"/>
                <w:szCs w:val="21"/>
              </w:rPr>
              <w:t>导致要求专业医疗介入的暂时伤害或损伤</w:t>
            </w:r>
          </w:p>
          <w:p w14:paraId="52C6E269" w14:textId="77777777" w:rsidR="00282639" w:rsidRPr="00EC10A3" w:rsidRDefault="00282639" w:rsidP="00374307">
            <w:pPr>
              <w:pStyle w:val="TableText"/>
              <w:spacing w:after="0" w:line="360" w:lineRule="auto"/>
              <w:ind w:leftChars="50" w:left="105"/>
              <w:rPr>
                <w:rFonts w:eastAsia="宋体"/>
                <w:sz w:val="21"/>
                <w:szCs w:val="21"/>
              </w:rPr>
            </w:pPr>
            <w:r w:rsidRPr="00EC10A3">
              <w:rPr>
                <w:rFonts w:eastAsia="宋体"/>
                <w:spacing w:val="-3"/>
                <w:sz w:val="21"/>
                <w:szCs w:val="21"/>
              </w:rPr>
              <w:t>Re</w:t>
            </w:r>
            <w:r w:rsidRPr="00EC10A3">
              <w:rPr>
                <w:rFonts w:eastAsia="宋体"/>
                <w:spacing w:val="-2"/>
                <w:sz w:val="21"/>
                <w:szCs w:val="21"/>
              </w:rPr>
              <w:t>sults ininjury or impairment requiring professional medical interv</w:t>
            </w:r>
            <w:r w:rsidRPr="00EC10A3">
              <w:rPr>
                <w:rFonts w:eastAsia="宋体"/>
                <w:spacing w:val="-3"/>
                <w:sz w:val="21"/>
                <w:szCs w:val="21"/>
              </w:rPr>
              <w:t>entio</w:t>
            </w:r>
            <w:r w:rsidRPr="00EC10A3">
              <w:rPr>
                <w:rFonts w:eastAsia="宋体"/>
                <w:spacing w:val="-1"/>
                <w:sz w:val="21"/>
                <w:szCs w:val="21"/>
              </w:rPr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8B41B" w14:textId="77777777" w:rsidR="00282639" w:rsidRPr="00EC10A3" w:rsidRDefault="00282639" w:rsidP="00E00AD3">
            <w:pPr>
              <w:pStyle w:val="TableText"/>
              <w:spacing w:before="27" w:line="360" w:lineRule="auto"/>
              <w:ind w:leftChars="50" w:left="105"/>
              <w:rPr>
                <w:rFonts w:eastAsia="宋体"/>
                <w:spacing w:val="-3"/>
                <w:sz w:val="21"/>
                <w:szCs w:val="21"/>
              </w:rPr>
            </w:pPr>
            <w:r w:rsidRPr="00EC10A3">
              <w:rPr>
                <w:rFonts w:eastAsia="宋体"/>
                <w:spacing w:val="-3"/>
                <w:sz w:val="21"/>
                <w:szCs w:val="21"/>
              </w:rPr>
              <w:t>3</w:t>
            </w:r>
          </w:p>
        </w:tc>
      </w:tr>
      <w:tr w:rsidR="00282639" w:rsidRPr="00EC10A3" w14:paraId="0E248449" w14:textId="77777777" w:rsidTr="00374307">
        <w:trPr>
          <w:cantSplit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885B9" w14:textId="77777777" w:rsidR="00282639" w:rsidRPr="00EC10A3" w:rsidRDefault="00282639" w:rsidP="00E00AD3">
            <w:pPr>
              <w:pStyle w:val="TableText"/>
              <w:spacing w:before="56" w:line="360" w:lineRule="auto"/>
              <w:ind w:leftChars="50" w:left="105"/>
              <w:rPr>
                <w:rFonts w:eastAsia="宋体"/>
                <w:spacing w:val="-1"/>
                <w:sz w:val="21"/>
                <w:szCs w:val="21"/>
              </w:rPr>
            </w:pPr>
            <w:r w:rsidRPr="00EC10A3">
              <w:rPr>
                <w:rFonts w:eastAsia="宋体"/>
                <w:spacing w:val="-1"/>
                <w:sz w:val="21"/>
                <w:szCs w:val="21"/>
              </w:rPr>
              <w:lastRenderedPageBreak/>
              <w:t>危重的</w:t>
            </w:r>
          </w:p>
          <w:p w14:paraId="304EC6AD" w14:textId="77777777" w:rsidR="00282639" w:rsidRPr="00EC10A3" w:rsidRDefault="00282639" w:rsidP="00E00AD3">
            <w:pPr>
              <w:pStyle w:val="TableText"/>
              <w:spacing w:before="56" w:line="360" w:lineRule="auto"/>
              <w:ind w:leftChars="50" w:left="105"/>
              <w:rPr>
                <w:rFonts w:eastAsia="宋体"/>
                <w:sz w:val="21"/>
                <w:szCs w:val="21"/>
              </w:rPr>
            </w:pPr>
            <w:r w:rsidRPr="00EC10A3">
              <w:rPr>
                <w:rFonts w:eastAsia="宋体"/>
                <w:spacing w:val="-1"/>
                <w:sz w:val="21"/>
                <w:szCs w:val="21"/>
              </w:rPr>
              <w:t>Critical:</w:t>
            </w:r>
          </w:p>
        </w:tc>
        <w:tc>
          <w:tcPr>
            <w:tcW w:w="6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8A4BA" w14:textId="77777777" w:rsidR="00282639" w:rsidRPr="00EC10A3" w:rsidRDefault="00282639" w:rsidP="00374307">
            <w:pPr>
              <w:pStyle w:val="TableText"/>
              <w:spacing w:after="0" w:line="360" w:lineRule="auto"/>
              <w:ind w:leftChars="50" w:left="105"/>
              <w:rPr>
                <w:rFonts w:eastAsia="宋体"/>
                <w:spacing w:val="-2"/>
                <w:sz w:val="21"/>
                <w:szCs w:val="21"/>
              </w:rPr>
            </w:pPr>
            <w:r w:rsidRPr="00EC10A3">
              <w:rPr>
                <w:rFonts w:eastAsia="宋体"/>
                <w:szCs w:val="21"/>
              </w:rPr>
              <w:t>导致永久性损伤或危及生命的危害</w:t>
            </w:r>
          </w:p>
          <w:p w14:paraId="0744682A" w14:textId="77777777" w:rsidR="00282639" w:rsidRPr="00EC10A3" w:rsidRDefault="00282639" w:rsidP="00374307">
            <w:pPr>
              <w:pStyle w:val="TableText"/>
              <w:spacing w:after="0" w:line="360" w:lineRule="auto"/>
              <w:ind w:leftChars="50" w:left="105"/>
              <w:rPr>
                <w:rFonts w:eastAsia="宋体"/>
                <w:sz w:val="21"/>
                <w:szCs w:val="21"/>
              </w:rPr>
            </w:pPr>
            <w:r w:rsidRPr="00EC10A3">
              <w:rPr>
                <w:rFonts w:eastAsia="宋体"/>
                <w:spacing w:val="-2"/>
                <w:sz w:val="21"/>
                <w:szCs w:val="21"/>
              </w:rPr>
              <w:t>Results in permanent impa</w:t>
            </w:r>
            <w:r w:rsidRPr="00EC10A3">
              <w:rPr>
                <w:rFonts w:eastAsia="宋体"/>
                <w:spacing w:val="-3"/>
                <w:sz w:val="21"/>
                <w:szCs w:val="21"/>
              </w:rPr>
              <w:t>irment or life-threatening injury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CB8A5" w14:textId="77777777" w:rsidR="00282639" w:rsidRPr="00EC10A3" w:rsidRDefault="00282639" w:rsidP="00E00AD3">
            <w:pPr>
              <w:pStyle w:val="TableText"/>
              <w:spacing w:before="12" w:line="360" w:lineRule="auto"/>
              <w:ind w:leftChars="50" w:left="105"/>
              <w:rPr>
                <w:rFonts w:eastAsia="宋体"/>
                <w:spacing w:val="-2"/>
                <w:sz w:val="21"/>
                <w:szCs w:val="21"/>
              </w:rPr>
            </w:pPr>
            <w:r w:rsidRPr="00EC10A3">
              <w:rPr>
                <w:rFonts w:eastAsia="宋体"/>
                <w:spacing w:val="-2"/>
                <w:sz w:val="21"/>
                <w:szCs w:val="21"/>
              </w:rPr>
              <w:t>4</w:t>
            </w:r>
          </w:p>
        </w:tc>
      </w:tr>
      <w:tr w:rsidR="00282639" w:rsidRPr="00EC10A3" w14:paraId="3ED2D974" w14:textId="77777777" w:rsidTr="00374307">
        <w:trPr>
          <w:cantSplit/>
          <w:trHeight w:val="652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39F0A" w14:textId="77777777" w:rsidR="00282639" w:rsidRPr="00EC10A3" w:rsidRDefault="00282639" w:rsidP="00E00AD3">
            <w:pPr>
              <w:pStyle w:val="TableText"/>
              <w:spacing w:before="28" w:line="360" w:lineRule="auto"/>
              <w:ind w:leftChars="50" w:left="105"/>
              <w:rPr>
                <w:rFonts w:eastAsia="宋体"/>
                <w:spacing w:val="-3"/>
                <w:sz w:val="21"/>
                <w:szCs w:val="21"/>
              </w:rPr>
            </w:pPr>
            <w:r w:rsidRPr="00EC10A3">
              <w:rPr>
                <w:rFonts w:eastAsia="宋体"/>
                <w:spacing w:val="-3"/>
                <w:sz w:val="21"/>
                <w:szCs w:val="21"/>
              </w:rPr>
              <w:t>灾难性的</w:t>
            </w:r>
          </w:p>
          <w:p w14:paraId="02291728" w14:textId="77777777" w:rsidR="00282639" w:rsidRPr="00EC10A3" w:rsidRDefault="00282639" w:rsidP="00E00AD3">
            <w:pPr>
              <w:pStyle w:val="TableText"/>
              <w:spacing w:before="28" w:line="360" w:lineRule="auto"/>
              <w:ind w:leftChars="50" w:left="105"/>
              <w:rPr>
                <w:rFonts w:eastAsia="宋体"/>
                <w:sz w:val="21"/>
                <w:szCs w:val="21"/>
              </w:rPr>
            </w:pPr>
            <w:r w:rsidRPr="00EC10A3">
              <w:rPr>
                <w:rFonts w:eastAsia="宋体"/>
                <w:spacing w:val="-3"/>
                <w:sz w:val="21"/>
                <w:szCs w:val="21"/>
              </w:rPr>
              <w:t>Catastrophic:</w:t>
            </w:r>
          </w:p>
        </w:tc>
        <w:tc>
          <w:tcPr>
            <w:tcW w:w="6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A08CF" w14:textId="77777777" w:rsidR="00282639" w:rsidRPr="00EC10A3" w:rsidRDefault="00282639" w:rsidP="00374307">
            <w:pPr>
              <w:pStyle w:val="TableText"/>
              <w:spacing w:after="0" w:line="360" w:lineRule="auto"/>
              <w:ind w:leftChars="50" w:left="105"/>
              <w:rPr>
                <w:rFonts w:eastAsia="宋体"/>
                <w:spacing w:val="-1"/>
                <w:sz w:val="21"/>
                <w:szCs w:val="21"/>
              </w:rPr>
            </w:pPr>
            <w:r w:rsidRPr="00EC10A3">
              <w:rPr>
                <w:rFonts w:eastAsia="宋体"/>
                <w:szCs w:val="21"/>
              </w:rPr>
              <w:t>导致患者死亡</w:t>
            </w:r>
          </w:p>
          <w:p w14:paraId="67E0DEA4" w14:textId="77777777" w:rsidR="00282639" w:rsidRPr="00EC10A3" w:rsidRDefault="00282639" w:rsidP="00374307">
            <w:pPr>
              <w:pStyle w:val="TableText"/>
              <w:spacing w:after="0" w:line="360" w:lineRule="auto"/>
              <w:ind w:leftChars="50" w:left="105"/>
              <w:rPr>
                <w:rFonts w:eastAsia="宋体"/>
                <w:sz w:val="21"/>
                <w:szCs w:val="21"/>
              </w:rPr>
            </w:pPr>
            <w:r w:rsidRPr="00EC10A3">
              <w:rPr>
                <w:rFonts w:eastAsia="宋体"/>
                <w:spacing w:val="-1"/>
                <w:sz w:val="21"/>
                <w:szCs w:val="21"/>
              </w:rPr>
              <w:t>Results inpatient death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A2AA5" w14:textId="77777777" w:rsidR="00282639" w:rsidRPr="00EC10A3" w:rsidRDefault="00282639" w:rsidP="00E00AD3">
            <w:pPr>
              <w:pStyle w:val="TableText"/>
              <w:spacing w:before="28" w:line="360" w:lineRule="auto"/>
              <w:ind w:leftChars="50" w:left="105"/>
              <w:rPr>
                <w:rFonts w:eastAsia="宋体"/>
                <w:spacing w:val="-1"/>
                <w:sz w:val="21"/>
                <w:szCs w:val="21"/>
              </w:rPr>
            </w:pPr>
            <w:r w:rsidRPr="00EC10A3">
              <w:rPr>
                <w:rFonts w:eastAsia="宋体"/>
                <w:spacing w:val="-1"/>
                <w:sz w:val="21"/>
                <w:szCs w:val="21"/>
              </w:rPr>
              <w:t>5</w:t>
            </w:r>
          </w:p>
        </w:tc>
      </w:tr>
    </w:tbl>
    <w:bookmarkEnd w:id="111"/>
    <w:p w14:paraId="39ED04FE" w14:textId="77777777" w:rsidR="00282639" w:rsidRPr="00EC10A3" w:rsidRDefault="00282639" w:rsidP="00E00AD3">
      <w:pPr>
        <w:widowControl/>
        <w:tabs>
          <w:tab w:val="left" w:pos="960"/>
        </w:tabs>
        <w:snapToGrid w:val="0"/>
        <w:spacing w:line="360" w:lineRule="auto"/>
        <w:ind w:left="480"/>
        <w:jc w:val="left"/>
        <w:rPr>
          <w:rFonts w:ascii="Times New Roman" w:eastAsia="宋体" w:hAnsi="Times New Roman" w:cs="Times New Roman"/>
          <w:szCs w:val="21"/>
          <w:shd w:val="clear" w:color="auto" w:fill="FFFFFF"/>
        </w:rPr>
      </w:pPr>
      <w:r w:rsidRPr="00EC10A3">
        <w:rPr>
          <w:rFonts w:ascii="Times New Roman" w:eastAsia="宋体" w:hAnsi="Times New Roman" w:cs="Times New Roman"/>
          <w:sz w:val="24"/>
          <w:szCs w:val="24"/>
          <w:shd w:val="clear" w:color="auto" w:fill="FFFFFF"/>
          <w:lang w:bidi="ar"/>
        </w:rPr>
        <w:t>3</w:t>
      </w:r>
      <w:r w:rsidRPr="00EC10A3">
        <w:rPr>
          <w:rFonts w:ascii="Times New Roman" w:eastAsia="宋体" w:hAnsi="Times New Roman" w:cs="Times New Roman"/>
          <w:sz w:val="24"/>
          <w:szCs w:val="24"/>
          <w:shd w:val="clear" w:color="auto" w:fill="FFFFFF"/>
          <w:lang w:bidi="ar"/>
        </w:rPr>
        <w:t>）</w:t>
      </w:r>
      <w:r w:rsidRPr="00EC10A3">
        <w:rPr>
          <w:rFonts w:ascii="Times New Roman" w:eastAsia="宋体" w:hAnsi="Times New Roman" w:cs="Times New Roman"/>
          <w:szCs w:val="21"/>
          <w:shd w:val="clear" w:color="auto" w:fill="FFFFFF"/>
          <w:lang w:bidi="ar"/>
        </w:rPr>
        <w:t>可利用性的定义</w:t>
      </w:r>
    </w:p>
    <w:p w14:paraId="54E5538C" w14:textId="77777777" w:rsidR="00282639" w:rsidRPr="00EC10A3" w:rsidRDefault="00282639" w:rsidP="00E00AD3">
      <w:pPr>
        <w:widowControl/>
        <w:tabs>
          <w:tab w:val="left" w:pos="960"/>
        </w:tabs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C10A3">
        <w:rPr>
          <w:rFonts w:ascii="Times New Roman" w:eastAsia="宋体" w:hAnsi="Times New Roman" w:cs="Times New Roman"/>
          <w:szCs w:val="21"/>
          <w:lang w:bidi="ar"/>
        </w:rPr>
        <w:t>CVSS</w:t>
      </w:r>
      <w:r w:rsidRPr="00EC10A3">
        <w:rPr>
          <w:rFonts w:ascii="Times New Roman" w:eastAsia="宋体" w:hAnsi="Times New Roman" w:cs="Times New Roman"/>
          <w:szCs w:val="21"/>
          <w:lang w:bidi="ar"/>
        </w:rPr>
        <w:t>（</w:t>
      </w:r>
      <w:r w:rsidRPr="00EC10A3">
        <w:rPr>
          <w:rFonts w:ascii="Times New Roman" w:eastAsia="宋体" w:hAnsi="Times New Roman" w:cs="Times New Roman"/>
          <w:szCs w:val="21"/>
          <w:lang w:bidi="ar"/>
        </w:rPr>
        <w:t>Common Vulnerability Scoring System</w:t>
      </w:r>
      <w:r w:rsidRPr="00EC10A3">
        <w:rPr>
          <w:rFonts w:ascii="Times New Roman" w:eastAsia="宋体" w:hAnsi="Times New Roman" w:cs="Times New Roman"/>
          <w:szCs w:val="21"/>
          <w:lang w:bidi="ar"/>
        </w:rPr>
        <w:t>，通用漏洞评分系统）是一种用于确定漏洞严重程度的标准框架。它提供了一种方法来评估漏洞的风险级别，包括可利用性。</w:t>
      </w:r>
      <w:r w:rsidRPr="00EC10A3">
        <w:rPr>
          <w:rFonts w:ascii="Times New Roman" w:eastAsia="宋体" w:hAnsi="Times New Roman" w:cs="Times New Roman"/>
          <w:szCs w:val="21"/>
          <w:lang w:bidi="ar"/>
        </w:rPr>
        <w:t>CVSS</w:t>
      </w:r>
      <w:r w:rsidRPr="00EC10A3">
        <w:rPr>
          <w:rFonts w:ascii="Times New Roman" w:eastAsia="宋体" w:hAnsi="Times New Roman" w:cs="Times New Roman"/>
          <w:szCs w:val="21"/>
          <w:lang w:bidi="ar"/>
        </w:rPr>
        <w:t>通过综合多个因素来评估漏洞的可利用性，提供高、中、低的数值评分。这些因素包括：</w:t>
      </w:r>
    </w:p>
    <w:p w14:paraId="7CC30270" w14:textId="77777777" w:rsidR="00282639" w:rsidRPr="00EC10A3" w:rsidRDefault="00282639" w:rsidP="00E00AD3">
      <w:pPr>
        <w:widowControl/>
        <w:tabs>
          <w:tab w:val="left" w:pos="960"/>
        </w:tabs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C10A3">
        <w:rPr>
          <w:rFonts w:ascii="Times New Roman" w:eastAsia="宋体" w:hAnsi="Times New Roman" w:cs="Times New Roman"/>
          <w:szCs w:val="21"/>
          <w:lang w:bidi="ar"/>
        </w:rPr>
        <w:t>攻击向量（</w:t>
      </w:r>
      <w:r w:rsidRPr="00EC10A3">
        <w:rPr>
          <w:rFonts w:ascii="Times New Roman" w:eastAsia="宋体" w:hAnsi="Times New Roman" w:cs="Times New Roman"/>
          <w:szCs w:val="21"/>
          <w:lang w:bidi="ar"/>
        </w:rPr>
        <w:t>Attack Vector</w:t>
      </w:r>
      <w:r w:rsidRPr="00EC10A3">
        <w:rPr>
          <w:rFonts w:ascii="Times New Roman" w:eastAsia="宋体" w:hAnsi="Times New Roman" w:cs="Times New Roman"/>
          <w:szCs w:val="21"/>
          <w:lang w:bidi="ar"/>
        </w:rPr>
        <w:t>）：漏洞利用所需的物理或网络访问范围。</w:t>
      </w:r>
    </w:p>
    <w:p w14:paraId="6041880F" w14:textId="77777777" w:rsidR="00282639" w:rsidRPr="00EC10A3" w:rsidRDefault="00282639" w:rsidP="00E00AD3">
      <w:pPr>
        <w:widowControl/>
        <w:tabs>
          <w:tab w:val="left" w:pos="960"/>
        </w:tabs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C10A3">
        <w:rPr>
          <w:rFonts w:ascii="Times New Roman" w:eastAsia="宋体" w:hAnsi="Times New Roman" w:cs="Times New Roman"/>
          <w:szCs w:val="21"/>
          <w:lang w:bidi="ar"/>
        </w:rPr>
        <w:t>攻击复杂性（</w:t>
      </w:r>
      <w:r w:rsidRPr="00EC10A3">
        <w:rPr>
          <w:rFonts w:ascii="Times New Roman" w:eastAsia="宋体" w:hAnsi="Times New Roman" w:cs="Times New Roman"/>
          <w:szCs w:val="21"/>
          <w:lang w:bidi="ar"/>
        </w:rPr>
        <w:t>Attack Complexity</w:t>
      </w:r>
      <w:r w:rsidRPr="00EC10A3">
        <w:rPr>
          <w:rFonts w:ascii="Times New Roman" w:eastAsia="宋体" w:hAnsi="Times New Roman" w:cs="Times New Roman"/>
          <w:szCs w:val="21"/>
          <w:lang w:bidi="ar"/>
        </w:rPr>
        <w:t>）：利用漏洞的难易程度。</w:t>
      </w:r>
    </w:p>
    <w:p w14:paraId="4D0D8D93" w14:textId="77777777" w:rsidR="00282639" w:rsidRPr="00EC10A3" w:rsidRDefault="00282639" w:rsidP="00E00AD3">
      <w:pPr>
        <w:widowControl/>
        <w:tabs>
          <w:tab w:val="left" w:pos="960"/>
        </w:tabs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C10A3">
        <w:rPr>
          <w:rFonts w:ascii="Times New Roman" w:eastAsia="宋体" w:hAnsi="Times New Roman" w:cs="Times New Roman"/>
          <w:szCs w:val="21"/>
          <w:lang w:bidi="ar"/>
        </w:rPr>
        <w:t>权限要求（</w:t>
      </w:r>
      <w:r w:rsidRPr="00EC10A3">
        <w:rPr>
          <w:rFonts w:ascii="Times New Roman" w:eastAsia="宋体" w:hAnsi="Times New Roman" w:cs="Times New Roman"/>
          <w:szCs w:val="21"/>
          <w:lang w:bidi="ar"/>
        </w:rPr>
        <w:t>Privileges Required</w:t>
      </w:r>
      <w:r w:rsidRPr="00EC10A3">
        <w:rPr>
          <w:rFonts w:ascii="Times New Roman" w:eastAsia="宋体" w:hAnsi="Times New Roman" w:cs="Times New Roman"/>
          <w:szCs w:val="21"/>
          <w:lang w:bidi="ar"/>
        </w:rPr>
        <w:t>）：利用漏洞所需的权限级别。</w:t>
      </w:r>
    </w:p>
    <w:p w14:paraId="1BFD3059" w14:textId="77777777" w:rsidR="00282639" w:rsidRPr="00EC10A3" w:rsidRDefault="00282639" w:rsidP="00E00AD3">
      <w:pPr>
        <w:widowControl/>
        <w:tabs>
          <w:tab w:val="left" w:pos="960"/>
        </w:tabs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C10A3">
        <w:rPr>
          <w:rFonts w:ascii="Times New Roman" w:eastAsia="宋体" w:hAnsi="Times New Roman" w:cs="Times New Roman"/>
          <w:szCs w:val="21"/>
          <w:lang w:bidi="ar"/>
        </w:rPr>
        <w:t>用户交互（</w:t>
      </w:r>
      <w:r w:rsidRPr="00EC10A3">
        <w:rPr>
          <w:rFonts w:ascii="Times New Roman" w:eastAsia="宋体" w:hAnsi="Times New Roman" w:cs="Times New Roman"/>
          <w:szCs w:val="21"/>
          <w:lang w:bidi="ar"/>
        </w:rPr>
        <w:t>User Interaction</w:t>
      </w:r>
      <w:r w:rsidRPr="00EC10A3">
        <w:rPr>
          <w:rFonts w:ascii="Times New Roman" w:eastAsia="宋体" w:hAnsi="Times New Roman" w:cs="Times New Roman"/>
          <w:szCs w:val="21"/>
          <w:lang w:bidi="ar"/>
        </w:rPr>
        <w:t>）：是否需要用户参与来利用漏洞。</w:t>
      </w:r>
    </w:p>
    <w:p w14:paraId="5B34880B" w14:textId="77777777" w:rsidR="00282639" w:rsidRPr="00EC10A3" w:rsidRDefault="00282639" w:rsidP="00E00AD3">
      <w:pPr>
        <w:widowControl/>
        <w:tabs>
          <w:tab w:val="left" w:pos="960"/>
        </w:tabs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C10A3">
        <w:rPr>
          <w:rFonts w:ascii="Times New Roman" w:eastAsia="宋体" w:hAnsi="Times New Roman" w:cs="Times New Roman"/>
          <w:szCs w:val="21"/>
          <w:lang w:bidi="ar"/>
        </w:rPr>
        <w:t>范围（</w:t>
      </w:r>
      <w:r w:rsidRPr="00EC10A3">
        <w:rPr>
          <w:rFonts w:ascii="Times New Roman" w:eastAsia="宋体" w:hAnsi="Times New Roman" w:cs="Times New Roman"/>
          <w:szCs w:val="21"/>
          <w:lang w:bidi="ar"/>
        </w:rPr>
        <w:t>Scope</w:t>
      </w:r>
      <w:r w:rsidRPr="00EC10A3">
        <w:rPr>
          <w:rFonts w:ascii="Times New Roman" w:eastAsia="宋体" w:hAnsi="Times New Roman" w:cs="Times New Roman"/>
          <w:szCs w:val="21"/>
          <w:lang w:bidi="ar"/>
        </w:rPr>
        <w:t>）：漏洞利用是否会影响多个系统或组件。</w:t>
      </w:r>
    </w:p>
    <w:p w14:paraId="0953F34E" w14:textId="77777777" w:rsidR="00282639" w:rsidRPr="00EC10A3" w:rsidRDefault="00282639" w:rsidP="00E00AD3">
      <w:pPr>
        <w:widowControl/>
        <w:tabs>
          <w:tab w:val="left" w:pos="960"/>
        </w:tabs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C10A3">
        <w:rPr>
          <w:rFonts w:ascii="Times New Roman" w:eastAsia="宋体" w:hAnsi="Times New Roman" w:cs="Times New Roman"/>
          <w:szCs w:val="21"/>
          <w:lang w:bidi="ar"/>
        </w:rPr>
        <w:t>保密性影响（</w:t>
      </w:r>
      <w:r w:rsidRPr="00EC10A3">
        <w:rPr>
          <w:rFonts w:ascii="Times New Roman" w:eastAsia="宋体" w:hAnsi="Times New Roman" w:cs="Times New Roman"/>
          <w:szCs w:val="21"/>
          <w:lang w:bidi="ar"/>
        </w:rPr>
        <w:t>Confidentiality Impact</w:t>
      </w:r>
      <w:r w:rsidRPr="00EC10A3">
        <w:rPr>
          <w:rFonts w:ascii="Times New Roman" w:eastAsia="宋体" w:hAnsi="Times New Roman" w:cs="Times New Roman"/>
          <w:szCs w:val="21"/>
          <w:lang w:bidi="ar"/>
        </w:rPr>
        <w:t>）：漏洞利用对数据保密性的影响。</w:t>
      </w:r>
    </w:p>
    <w:p w14:paraId="74A99AA0" w14:textId="77777777" w:rsidR="00282639" w:rsidRPr="00EC10A3" w:rsidRDefault="00282639" w:rsidP="00E00AD3">
      <w:pPr>
        <w:widowControl/>
        <w:tabs>
          <w:tab w:val="left" w:pos="960"/>
        </w:tabs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C10A3">
        <w:rPr>
          <w:rFonts w:ascii="Times New Roman" w:eastAsia="宋体" w:hAnsi="Times New Roman" w:cs="Times New Roman"/>
          <w:szCs w:val="21"/>
          <w:lang w:bidi="ar"/>
        </w:rPr>
        <w:t>完整性影响（</w:t>
      </w:r>
      <w:r w:rsidRPr="00EC10A3">
        <w:rPr>
          <w:rFonts w:ascii="Times New Roman" w:eastAsia="宋体" w:hAnsi="Times New Roman" w:cs="Times New Roman"/>
          <w:szCs w:val="21"/>
          <w:lang w:bidi="ar"/>
        </w:rPr>
        <w:t>Integrity Impact</w:t>
      </w:r>
      <w:r w:rsidRPr="00EC10A3">
        <w:rPr>
          <w:rFonts w:ascii="Times New Roman" w:eastAsia="宋体" w:hAnsi="Times New Roman" w:cs="Times New Roman"/>
          <w:szCs w:val="21"/>
          <w:lang w:bidi="ar"/>
        </w:rPr>
        <w:t>）：漏洞利用对数据完整性的影响。</w:t>
      </w:r>
    </w:p>
    <w:p w14:paraId="299DDB2C" w14:textId="77777777" w:rsidR="00282639" w:rsidRPr="00EC10A3" w:rsidRDefault="00282639" w:rsidP="00E00AD3">
      <w:pPr>
        <w:widowControl/>
        <w:tabs>
          <w:tab w:val="left" w:pos="960"/>
        </w:tabs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C10A3">
        <w:rPr>
          <w:rFonts w:ascii="Times New Roman" w:eastAsia="宋体" w:hAnsi="Times New Roman" w:cs="Times New Roman"/>
          <w:szCs w:val="21"/>
          <w:lang w:bidi="ar"/>
        </w:rPr>
        <w:t>可用性影响（</w:t>
      </w:r>
      <w:r w:rsidRPr="00EC10A3">
        <w:rPr>
          <w:rFonts w:ascii="Times New Roman" w:eastAsia="宋体" w:hAnsi="Times New Roman" w:cs="Times New Roman"/>
          <w:szCs w:val="21"/>
          <w:lang w:bidi="ar"/>
        </w:rPr>
        <w:t>Availability Impact</w:t>
      </w:r>
      <w:r w:rsidRPr="00EC10A3">
        <w:rPr>
          <w:rFonts w:ascii="Times New Roman" w:eastAsia="宋体" w:hAnsi="Times New Roman" w:cs="Times New Roman"/>
          <w:szCs w:val="21"/>
          <w:lang w:bidi="ar"/>
        </w:rPr>
        <w:t>）：漏洞利用对系统或数据可用性的影响。</w:t>
      </w:r>
    </w:p>
    <w:p w14:paraId="27EDE1F4" w14:textId="77777777" w:rsidR="00282639" w:rsidRPr="00EC10A3" w:rsidRDefault="00282639" w:rsidP="00E00AD3">
      <w:pPr>
        <w:widowControl/>
        <w:tabs>
          <w:tab w:val="left" w:pos="960"/>
        </w:tabs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C10A3">
        <w:rPr>
          <w:rFonts w:ascii="Times New Roman" w:eastAsia="宋体" w:hAnsi="Times New Roman" w:cs="Times New Roman"/>
          <w:szCs w:val="21"/>
          <w:lang w:bidi="ar"/>
        </w:rPr>
        <w:t>漏洞代码成熟度（</w:t>
      </w:r>
      <w:r w:rsidRPr="00EC10A3">
        <w:rPr>
          <w:rFonts w:ascii="Times New Roman" w:eastAsia="宋体" w:hAnsi="Times New Roman" w:cs="Times New Roman"/>
          <w:szCs w:val="21"/>
          <w:lang w:bidi="ar"/>
        </w:rPr>
        <w:t>Exploit Code Maturity</w:t>
      </w:r>
      <w:r w:rsidRPr="00EC10A3">
        <w:rPr>
          <w:rFonts w:ascii="Times New Roman" w:eastAsia="宋体" w:hAnsi="Times New Roman" w:cs="Times New Roman"/>
          <w:szCs w:val="21"/>
          <w:lang w:bidi="ar"/>
        </w:rPr>
        <w:t>）：现有的利用漏洞的代码或工具的成熟度。</w:t>
      </w:r>
    </w:p>
    <w:p w14:paraId="6C02259B" w14:textId="77777777" w:rsidR="00282639" w:rsidRPr="00EC10A3" w:rsidRDefault="00282639" w:rsidP="00E00AD3">
      <w:pPr>
        <w:widowControl/>
        <w:tabs>
          <w:tab w:val="left" w:pos="960"/>
        </w:tabs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C10A3">
        <w:rPr>
          <w:rFonts w:ascii="Times New Roman" w:eastAsia="宋体" w:hAnsi="Times New Roman" w:cs="Times New Roman"/>
          <w:szCs w:val="21"/>
          <w:lang w:bidi="ar"/>
        </w:rPr>
        <w:t>补救水平（</w:t>
      </w:r>
      <w:r w:rsidRPr="00EC10A3">
        <w:rPr>
          <w:rFonts w:ascii="Times New Roman" w:eastAsia="宋体" w:hAnsi="Times New Roman" w:cs="Times New Roman"/>
          <w:szCs w:val="21"/>
          <w:lang w:bidi="ar"/>
        </w:rPr>
        <w:t>Remediation Level</w:t>
      </w:r>
      <w:r w:rsidRPr="00EC10A3">
        <w:rPr>
          <w:rFonts w:ascii="Times New Roman" w:eastAsia="宋体" w:hAnsi="Times New Roman" w:cs="Times New Roman"/>
          <w:szCs w:val="21"/>
          <w:lang w:bidi="ar"/>
        </w:rPr>
        <w:t>）：可用的补救措施的有效性。</w:t>
      </w:r>
    </w:p>
    <w:p w14:paraId="29698E97" w14:textId="77777777" w:rsidR="00282639" w:rsidRPr="00EC10A3" w:rsidRDefault="00282639" w:rsidP="00E00AD3">
      <w:pPr>
        <w:widowControl/>
        <w:tabs>
          <w:tab w:val="left" w:pos="960"/>
        </w:tabs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C10A3">
        <w:rPr>
          <w:rFonts w:ascii="Times New Roman" w:eastAsia="宋体" w:hAnsi="Times New Roman" w:cs="Times New Roman"/>
          <w:szCs w:val="21"/>
          <w:lang w:bidi="ar"/>
        </w:rPr>
        <w:t>报告可信度（</w:t>
      </w:r>
      <w:r w:rsidRPr="00EC10A3">
        <w:rPr>
          <w:rFonts w:ascii="Times New Roman" w:eastAsia="宋体" w:hAnsi="Times New Roman" w:cs="Times New Roman"/>
          <w:szCs w:val="21"/>
          <w:lang w:bidi="ar"/>
        </w:rPr>
        <w:t>Report Confidence</w:t>
      </w:r>
      <w:r w:rsidRPr="00EC10A3">
        <w:rPr>
          <w:rFonts w:ascii="Times New Roman" w:eastAsia="宋体" w:hAnsi="Times New Roman" w:cs="Times New Roman"/>
          <w:szCs w:val="21"/>
          <w:lang w:bidi="ar"/>
        </w:rPr>
        <w:t>）：漏洞报告的可信度。</w:t>
      </w:r>
    </w:p>
    <w:p w14:paraId="51900441" w14:textId="77777777" w:rsidR="00282639" w:rsidRPr="00EC10A3" w:rsidRDefault="00282639" w:rsidP="00E00AD3">
      <w:pPr>
        <w:widowControl/>
        <w:tabs>
          <w:tab w:val="left" w:pos="960"/>
        </w:tabs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  <w:szCs w:val="21"/>
          <w:lang w:bidi="ar"/>
        </w:rPr>
        <w:t>可利用性的定义</w:t>
      </w:r>
      <w:r w:rsidRPr="00EC10A3">
        <w:rPr>
          <w:rFonts w:ascii="Times New Roman" w:eastAsia="宋体" w:hAnsi="Times New Roman" w:cs="Times New Roman"/>
          <w:sz w:val="24"/>
          <w:szCs w:val="24"/>
          <w:lang w:bidi="ar"/>
        </w:rPr>
        <w:t>：</w:t>
      </w:r>
    </w:p>
    <w:tbl>
      <w:tblPr>
        <w:tblStyle w:val="TableNormal1"/>
        <w:tblW w:w="500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2"/>
        <w:gridCol w:w="5673"/>
        <w:gridCol w:w="934"/>
      </w:tblGrid>
      <w:tr w:rsidR="00282639" w:rsidRPr="00EC10A3" w14:paraId="009DE6C5" w14:textId="77777777" w:rsidTr="00242698">
        <w:trPr>
          <w:cantSplit/>
          <w:trHeight w:val="456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023CE" w14:textId="77777777" w:rsidR="00282639" w:rsidRPr="00EC10A3" w:rsidRDefault="00282639" w:rsidP="00E00AD3">
            <w:pPr>
              <w:pStyle w:val="TableText"/>
              <w:spacing w:before="21" w:line="360" w:lineRule="auto"/>
              <w:ind w:leftChars="50" w:left="105"/>
              <w:rPr>
                <w:rFonts w:eastAsia="宋体"/>
                <w:b/>
                <w:bCs/>
                <w:sz w:val="21"/>
                <w:szCs w:val="21"/>
              </w:rPr>
            </w:pPr>
            <w:bookmarkStart w:id="112" w:name="OLE_LINK3"/>
            <w:bookmarkStart w:id="113" w:name="OLE_LINK4"/>
            <w:r w:rsidRPr="00EC10A3">
              <w:rPr>
                <w:rFonts w:eastAsia="宋体"/>
                <w:b/>
                <w:bCs/>
                <w:sz w:val="21"/>
                <w:szCs w:val="21"/>
              </w:rPr>
              <w:t>可利用性</w:t>
            </w:r>
            <w:bookmarkEnd w:id="112"/>
            <w:r w:rsidRPr="00EC10A3">
              <w:rPr>
                <w:rFonts w:eastAsia="宋体"/>
                <w:b/>
                <w:bCs/>
                <w:sz w:val="21"/>
                <w:szCs w:val="21"/>
              </w:rPr>
              <w:t>等级</w:t>
            </w:r>
          </w:p>
        </w:tc>
        <w:tc>
          <w:tcPr>
            <w:tcW w:w="3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A68C9" w14:textId="77777777" w:rsidR="00282639" w:rsidRPr="00EC10A3" w:rsidRDefault="00282639" w:rsidP="00E00AD3">
            <w:pPr>
              <w:pStyle w:val="TableText"/>
              <w:spacing w:line="360" w:lineRule="auto"/>
              <w:ind w:leftChars="50" w:left="105"/>
              <w:rPr>
                <w:rFonts w:eastAsia="宋体"/>
                <w:b/>
                <w:bCs/>
                <w:sz w:val="21"/>
                <w:szCs w:val="21"/>
              </w:rPr>
            </w:pPr>
            <w:r w:rsidRPr="00EC10A3">
              <w:rPr>
                <w:rFonts w:eastAsia="宋体"/>
                <w:b/>
                <w:bCs/>
                <w:sz w:val="21"/>
                <w:szCs w:val="21"/>
              </w:rPr>
              <w:t>可利用性描述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29D6A" w14:textId="77777777" w:rsidR="00282639" w:rsidRPr="00EC10A3" w:rsidRDefault="00282639" w:rsidP="00E00AD3">
            <w:pPr>
              <w:pStyle w:val="TableText"/>
              <w:spacing w:line="360" w:lineRule="auto"/>
              <w:ind w:leftChars="50" w:left="105"/>
              <w:rPr>
                <w:rFonts w:eastAsia="宋体"/>
                <w:b/>
                <w:bCs/>
                <w:sz w:val="21"/>
                <w:szCs w:val="21"/>
              </w:rPr>
            </w:pPr>
            <w:r w:rsidRPr="00EC10A3">
              <w:rPr>
                <w:rFonts w:eastAsia="宋体"/>
                <w:b/>
                <w:bCs/>
                <w:sz w:val="21"/>
                <w:szCs w:val="21"/>
              </w:rPr>
              <w:t>分值</w:t>
            </w:r>
          </w:p>
        </w:tc>
      </w:tr>
      <w:tr w:rsidR="00282639" w:rsidRPr="00EC10A3" w14:paraId="5C648E58" w14:textId="77777777" w:rsidTr="00242698">
        <w:trPr>
          <w:cantSplit/>
          <w:trHeight w:val="504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ABF66" w14:textId="77777777" w:rsidR="00282639" w:rsidRPr="00EC10A3" w:rsidRDefault="00282639" w:rsidP="00E00AD3">
            <w:pPr>
              <w:widowControl/>
              <w:spacing w:after="160" w:line="360" w:lineRule="auto"/>
              <w:ind w:leftChars="50" w:left="105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低</w:t>
            </w: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3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D8FDC" w14:textId="77777777" w:rsidR="00282639" w:rsidRPr="00EC10A3" w:rsidRDefault="00282639" w:rsidP="00E00AD3">
            <w:pPr>
              <w:pStyle w:val="TableText"/>
              <w:spacing w:before="122" w:line="360" w:lineRule="auto"/>
              <w:ind w:leftChars="50" w:left="105"/>
              <w:rPr>
                <w:rFonts w:eastAsia="宋体"/>
                <w:sz w:val="21"/>
                <w:szCs w:val="21"/>
              </w:rPr>
            </w:pPr>
            <w:r w:rsidRPr="00EC10A3">
              <w:rPr>
                <w:rFonts w:eastAsia="宋体"/>
                <w:color w:val="2C2C36"/>
                <w:sz w:val="21"/>
                <w:szCs w:val="21"/>
                <w:shd w:val="clear" w:color="auto" w:fill="FFFFFF"/>
              </w:rPr>
              <w:t>漏洞可利用性极低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4CE21" w14:textId="77777777" w:rsidR="00282639" w:rsidRPr="00EC10A3" w:rsidRDefault="00282639" w:rsidP="00E00AD3">
            <w:pPr>
              <w:widowControl/>
              <w:spacing w:after="160" w:line="360" w:lineRule="auto"/>
              <w:ind w:leftChars="50" w:left="105"/>
              <w:jc w:val="left"/>
              <w:textAlignment w:val="center"/>
              <w:rPr>
                <w:rFonts w:ascii="Times New Roman" w:eastAsia="宋体" w:hAnsi="Times New Roman" w:cs="Times New Roman"/>
                <w:color w:val="2C2C36"/>
                <w:szCs w:val="21"/>
                <w:shd w:val="clear" w:color="auto" w:fill="FFFFFF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1</w:t>
            </w:r>
          </w:p>
        </w:tc>
      </w:tr>
      <w:tr w:rsidR="00282639" w:rsidRPr="00EC10A3" w14:paraId="54BDFCD6" w14:textId="77777777" w:rsidTr="00242698">
        <w:trPr>
          <w:cantSplit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5B551" w14:textId="77777777" w:rsidR="00282639" w:rsidRPr="00EC10A3" w:rsidRDefault="00282639" w:rsidP="00E00AD3">
            <w:pPr>
              <w:widowControl/>
              <w:spacing w:after="160" w:line="360" w:lineRule="auto"/>
              <w:ind w:leftChars="50" w:left="105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较低</w:t>
            </w: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3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994C2" w14:textId="77777777" w:rsidR="00282639" w:rsidRPr="00EC10A3" w:rsidRDefault="00282639" w:rsidP="00E00AD3">
            <w:pPr>
              <w:pStyle w:val="TableText"/>
              <w:spacing w:before="28" w:line="360" w:lineRule="auto"/>
              <w:ind w:leftChars="50" w:left="105"/>
              <w:rPr>
                <w:rFonts w:eastAsia="宋体"/>
                <w:sz w:val="21"/>
                <w:szCs w:val="21"/>
              </w:rPr>
            </w:pPr>
            <w:r w:rsidRPr="00EC10A3">
              <w:rPr>
                <w:rFonts w:eastAsia="宋体"/>
                <w:color w:val="2C2C36"/>
                <w:sz w:val="21"/>
                <w:szCs w:val="21"/>
                <w:shd w:val="clear" w:color="auto" w:fill="FFFFFF"/>
              </w:rPr>
              <w:t>漏洞可利用性较低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C9006" w14:textId="77777777" w:rsidR="00282639" w:rsidRPr="00EC10A3" w:rsidRDefault="00282639" w:rsidP="00E00AD3">
            <w:pPr>
              <w:widowControl/>
              <w:spacing w:after="160" w:line="360" w:lineRule="auto"/>
              <w:ind w:leftChars="50" w:left="105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2</w:t>
            </w:r>
          </w:p>
        </w:tc>
      </w:tr>
      <w:tr w:rsidR="00282639" w:rsidRPr="00EC10A3" w14:paraId="223A0752" w14:textId="77777777" w:rsidTr="00242698">
        <w:trPr>
          <w:cantSplit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98299" w14:textId="77777777" w:rsidR="00282639" w:rsidRPr="00EC10A3" w:rsidRDefault="00282639" w:rsidP="00E00AD3">
            <w:pPr>
              <w:widowControl/>
              <w:spacing w:after="160" w:line="360" w:lineRule="auto"/>
              <w:ind w:leftChars="50" w:left="105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中</w:t>
            </w: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3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3EDC9" w14:textId="77777777" w:rsidR="00282639" w:rsidRPr="00EC10A3" w:rsidRDefault="00282639" w:rsidP="00E00AD3">
            <w:pPr>
              <w:pStyle w:val="TableText"/>
              <w:spacing w:before="28" w:line="360" w:lineRule="auto"/>
              <w:ind w:leftChars="50" w:left="105"/>
              <w:rPr>
                <w:rFonts w:eastAsia="宋体"/>
                <w:spacing w:val="-1"/>
                <w:sz w:val="21"/>
                <w:szCs w:val="21"/>
              </w:rPr>
            </w:pPr>
            <w:r w:rsidRPr="00EC10A3">
              <w:rPr>
                <w:rFonts w:eastAsia="宋体"/>
                <w:color w:val="2C2C36"/>
                <w:sz w:val="21"/>
                <w:szCs w:val="21"/>
                <w:shd w:val="clear" w:color="auto" w:fill="FFFFFF"/>
              </w:rPr>
              <w:t>漏洞</w:t>
            </w:r>
            <w:r w:rsidRPr="00EC10A3">
              <w:rPr>
                <w:rFonts w:eastAsia="宋体"/>
                <w:sz w:val="21"/>
                <w:szCs w:val="21"/>
              </w:rPr>
              <w:t>可利用性一般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63FCB" w14:textId="77777777" w:rsidR="00282639" w:rsidRPr="00EC10A3" w:rsidRDefault="00282639" w:rsidP="00E00AD3">
            <w:pPr>
              <w:widowControl/>
              <w:spacing w:after="160" w:line="360" w:lineRule="auto"/>
              <w:ind w:leftChars="50" w:left="105"/>
              <w:jc w:val="left"/>
              <w:textAlignment w:val="center"/>
              <w:rPr>
                <w:rFonts w:ascii="Times New Roman" w:eastAsia="宋体" w:hAnsi="Times New Roman" w:cs="Times New Roman"/>
                <w:color w:val="2C2C36"/>
                <w:szCs w:val="21"/>
                <w:shd w:val="clear" w:color="auto" w:fill="FFFFFF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3</w:t>
            </w:r>
          </w:p>
        </w:tc>
      </w:tr>
      <w:tr w:rsidR="00282639" w:rsidRPr="00EC10A3" w14:paraId="66EE4353" w14:textId="77777777" w:rsidTr="00242698">
        <w:trPr>
          <w:cantSplit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78D96" w14:textId="77777777" w:rsidR="00282639" w:rsidRPr="00EC10A3" w:rsidRDefault="00282639" w:rsidP="00E00AD3">
            <w:pPr>
              <w:widowControl/>
              <w:spacing w:after="160" w:line="360" w:lineRule="auto"/>
              <w:ind w:leftChars="50" w:left="105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较高</w:t>
            </w: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3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F8132" w14:textId="77777777" w:rsidR="00282639" w:rsidRPr="00EC10A3" w:rsidRDefault="00282639" w:rsidP="00E00AD3">
            <w:pPr>
              <w:pStyle w:val="TableText"/>
              <w:spacing w:before="28" w:line="360" w:lineRule="auto"/>
              <w:ind w:leftChars="50" w:left="105"/>
              <w:rPr>
                <w:rFonts w:eastAsia="宋体"/>
                <w:color w:val="2C2C36"/>
                <w:sz w:val="21"/>
                <w:szCs w:val="21"/>
                <w:shd w:val="clear" w:color="auto" w:fill="FFFFFF"/>
              </w:rPr>
            </w:pPr>
            <w:r w:rsidRPr="00EC10A3">
              <w:rPr>
                <w:rFonts w:eastAsia="宋体"/>
                <w:color w:val="2C2C36"/>
                <w:sz w:val="21"/>
                <w:szCs w:val="21"/>
                <w:shd w:val="clear" w:color="auto" w:fill="FFFFFF"/>
              </w:rPr>
              <w:t>漏洞可利用性较高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C1C81" w14:textId="77777777" w:rsidR="00282639" w:rsidRPr="00EC10A3" w:rsidRDefault="00282639" w:rsidP="00E00AD3">
            <w:pPr>
              <w:widowControl/>
              <w:spacing w:after="160" w:line="360" w:lineRule="auto"/>
              <w:ind w:leftChars="50" w:left="105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4</w:t>
            </w:r>
          </w:p>
        </w:tc>
      </w:tr>
      <w:tr w:rsidR="00282639" w:rsidRPr="00EC10A3" w14:paraId="0BE44C87" w14:textId="77777777" w:rsidTr="00242698">
        <w:trPr>
          <w:cantSplit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9A569" w14:textId="77777777" w:rsidR="00282639" w:rsidRPr="00EC10A3" w:rsidRDefault="00282639" w:rsidP="00E00AD3">
            <w:pPr>
              <w:widowControl/>
              <w:spacing w:after="160" w:line="360" w:lineRule="auto"/>
              <w:ind w:leftChars="50" w:left="105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高</w:t>
            </w: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5</w:t>
            </w:r>
          </w:p>
        </w:tc>
        <w:bookmarkEnd w:id="113"/>
        <w:tc>
          <w:tcPr>
            <w:tcW w:w="3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B9A50" w14:textId="77777777" w:rsidR="00282639" w:rsidRPr="00EC10A3" w:rsidRDefault="00282639" w:rsidP="00E00AD3">
            <w:pPr>
              <w:pStyle w:val="TableText"/>
              <w:spacing w:before="28" w:line="360" w:lineRule="auto"/>
              <w:ind w:leftChars="50" w:left="105"/>
              <w:rPr>
                <w:rFonts w:eastAsia="宋体"/>
                <w:color w:val="2C2C36"/>
                <w:sz w:val="21"/>
                <w:szCs w:val="21"/>
                <w:shd w:val="clear" w:color="auto" w:fill="FFFFFF"/>
              </w:rPr>
            </w:pPr>
            <w:r w:rsidRPr="00EC10A3">
              <w:rPr>
                <w:rFonts w:eastAsia="宋体"/>
                <w:color w:val="2C2C36"/>
                <w:sz w:val="21"/>
                <w:szCs w:val="21"/>
                <w:shd w:val="clear" w:color="auto" w:fill="FFFFFF"/>
              </w:rPr>
              <w:t>漏洞可利用性非常高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BE1DA" w14:textId="77777777" w:rsidR="00282639" w:rsidRPr="00EC10A3" w:rsidRDefault="00282639" w:rsidP="00E00AD3">
            <w:pPr>
              <w:widowControl/>
              <w:spacing w:after="160" w:line="360" w:lineRule="auto"/>
              <w:ind w:leftChars="50" w:left="105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5</w:t>
            </w:r>
          </w:p>
        </w:tc>
      </w:tr>
    </w:tbl>
    <w:p w14:paraId="505892D6" w14:textId="77777777" w:rsidR="00282639" w:rsidRPr="00EC10A3" w:rsidRDefault="00282639" w:rsidP="00E00AD3">
      <w:pPr>
        <w:widowControl/>
        <w:tabs>
          <w:tab w:val="left" w:pos="960"/>
        </w:tabs>
        <w:snapToGrid w:val="0"/>
        <w:spacing w:line="360" w:lineRule="auto"/>
        <w:ind w:left="480"/>
        <w:jc w:val="left"/>
        <w:rPr>
          <w:rFonts w:ascii="Times New Roman" w:eastAsia="宋体" w:hAnsi="Times New Roman" w:cs="Times New Roman"/>
        </w:rPr>
      </w:pPr>
    </w:p>
    <w:p w14:paraId="7105F3A1" w14:textId="77777777" w:rsidR="00282639" w:rsidRPr="00EC10A3" w:rsidRDefault="00282639" w:rsidP="00E00AD3">
      <w:pPr>
        <w:widowControl/>
        <w:tabs>
          <w:tab w:val="left" w:pos="960"/>
        </w:tabs>
        <w:snapToGrid w:val="0"/>
        <w:spacing w:line="360" w:lineRule="auto"/>
        <w:ind w:left="480"/>
        <w:jc w:val="left"/>
        <w:rPr>
          <w:rFonts w:ascii="Times New Roman" w:eastAsia="宋体" w:hAnsi="Times New Roman" w:cs="Times New Roman"/>
          <w:shd w:val="clear" w:color="auto" w:fill="FFFFFF"/>
        </w:rPr>
      </w:pPr>
      <w:r w:rsidRPr="00EC10A3">
        <w:rPr>
          <w:rFonts w:ascii="Times New Roman" w:eastAsia="宋体" w:hAnsi="Times New Roman" w:cs="Times New Roman"/>
          <w:sz w:val="24"/>
          <w:szCs w:val="24"/>
          <w:shd w:val="clear" w:color="auto" w:fill="FFFFFF"/>
          <w:lang w:bidi="ar"/>
        </w:rPr>
        <w:lastRenderedPageBreak/>
        <w:t>4</w:t>
      </w:r>
      <w:r w:rsidRPr="00EC10A3">
        <w:rPr>
          <w:rFonts w:ascii="Times New Roman" w:eastAsia="宋体" w:hAnsi="Times New Roman" w:cs="Times New Roman"/>
          <w:sz w:val="24"/>
          <w:szCs w:val="24"/>
          <w:shd w:val="clear" w:color="auto" w:fill="FFFFFF"/>
          <w:lang w:bidi="ar"/>
        </w:rPr>
        <w:t>）接受标准：</w:t>
      </w:r>
    </w:p>
    <w:p w14:paraId="0C606A2B" w14:textId="77777777" w:rsidR="00282639" w:rsidRPr="00EC10A3" w:rsidRDefault="00282639" w:rsidP="00E00AD3">
      <w:pPr>
        <w:widowControl/>
        <w:tabs>
          <w:tab w:val="left" w:pos="960"/>
        </w:tabs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  <w:shd w:val="clear" w:color="auto" w:fill="FFFFFF"/>
        </w:rPr>
      </w:pPr>
      <w:r w:rsidRPr="00EC10A3">
        <w:rPr>
          <w:rFonts w:ascii="Times New Roman" w:eastAsia="宋体" w:hAnsi="Times New Roman" w:cs="Times New Roman"/>
          <w:szCs w:val="21"/>
          <w:shd w:val="clear" w:color="auto" w:fill="FFFFFF"/>
          <w:lang w:bidi="ar"/>
        </w:rPr>
        <w:t>综合考虑公司的产品类型、特征、预期用途，以及应对网络安全风险的投入成本，确定接受标准：</w:t>
      </w:r>
    </w:p>
    <w:tbl>
      <w:tblPr>
        <w:tblW w:w="5259" w:type="pct"/>
        <w:tblInd w:w="-431" w:type="dxa"/>
        <w:tblLook w:val="04A0" w:firstRow="1" w:lastRow="0" w:firstColumn="1" w:lastColumn="0" w:noHBand="0" w:noVBand="1"/>
      </w:tblPr>
      <w:tblGrid>
        <w:gridCol w:w="1357"/>
        <w:gridCol w:w="937"/>
        <w:gridCol w:w="1435"/>
        <w:gridCol w:w="1187"/>
        <w:gridCol w:w="1187"/>
        <w:gridCol w:w="1187"/>
        <w:gridCol w:w="1436"/>
      </w:tblGrid>
      <w:tr w:rsidR="00282639" w:rsidRPr="00EC10A3" w14:paraId="14CAE0C0" w14:textId="77777777" w:rsidTr="00DD3BEB">
        <w:trPr>
          <w:trHeight w:val="292"/>
        </w:trPr>
        <w:tc>
          <w:tcPr>
            <w:tcW w:w="1315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59EB4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top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风险值</w:t>
            </w:r>
          </w:p>
        </w:tc>
        <w:tc>
          <w:tcPr>
            <w:tcW w:w="368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64A3D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top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严重度</w:t>
            </w:r>
          </w:p>
        </w:tc>
      </w:tr>
      <w:tr w:rsidR="00282639" w:rsidRPr="00EC10A3" w14:paraId="069A9867" w14:textId="77777777" w:rsidTr="00DD3BEB">
        <w:tc>
          <w:tcPr>
            <w:tcW w:w="1315" w:type="pct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CF061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E8FC7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可忽略的</w:t>
            </w: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EBDA0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轻度的</w:t>
            </w: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D9862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严重的</w:t>
            </w: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BF225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危重的</w:t>
            </w: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8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549BD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灾难性的</w:t>
            </w: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5</w:t>
            </w:r>
          </w:p>
        </w:tc>
      </w:tr>
      <w:tr w:rsidR="00282639" w:rsidRPr="00EC10A3" w14:paraId="7FD43576" w14:textId="77777777" w:rsidTr="00DD3BEB">
        <w:tc>
          <w:tcPr>
            <w:tcW w:w="77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5587E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  <w:lang w:bidi="ar"/>
              </w:rPr>
              <w:t>可利用性</w:t>
            </w:r>
          </w:p>
        </w:tc>
        <w:tc>
          <w:tcPr>
            <w:tcW w:w="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0D900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低</w:t>
            </w: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8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noWrap/>
            <w:vAlign w:val="center"/>
          </w:tcPr>
          <w:p w14:paraId="4D81BF53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noWrap/>
            <w:vAlign w:val="center"/>
          </w:tcPr>
          <w:p w14:paraId="0595A354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noWrap/>
            <w:vAlign w:val="center"/>
          </w:tcPr>
          <w:p w14:paraId="58A78EA1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noWrap/>
            <w:vAlign w:val="center"/>
          </w:tcPr>
          <w:p w14:paraId="2F178A69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8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noWrap/>
            <w:vAlign w:val="center"/>
          </w:tcPr>
          <w:p w14:paraId="3525A268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5</w:t>
            </w:r>
          </w:p>
        </w:tc>
      </w:tr>
      <w:tr w:rsidR="00282639" w:rsidRPr="00EC10A3" w14:paraId="2B6C61D5" w14:textId="77777777" w:rsidTr="00DD3BEB">
        <w:tc>
          <w:tcPr>
            <w:tcW w:w="77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3ED3A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07934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较低</w:t>
            </w: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8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noWrap/>
            <w:vAlign w:val="center"/>
          </w:tcPr>
          <w:p w14:paraId="59B67D08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noWrap/>
            <w:vAlign w:val="center"/>
          </w:tcPr>
          <w:p w14:paraId="48E77E23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noWrap/>
            <w:vAlign w:val="center"/>
          </w:tcPr>
          <w:p w14:paraId="73DEE392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48CD5698" w14:textId="1C697263" w:rsidR="00282639" w:rsidRPr="00EC10A3" w:rsidRDefault="00A06811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szCs w:val="21"/>
              </w:rPr>
              <w:t>8</w:t>
            </w:r>
          </w:p>
        </w:tc>
        <w:tc>
          <w:tcPr>
            <w:tcW w:w="8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087FD71E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10</w:t>
            </w:r>
          </w:p>
        </w:tc>
      </w:tr>
      <w:tr w:rsidR="00282639" w:rsidRPr="00EC10A3" w14:paraId="30AE026C" w14:textId="77777777" w:rsidTr="00DD3BEB">
        <w:trPr>
          <w:trHeight w:val="90"/>
        </w:trPr>
        <w:tc>
          <w:tcPr>
            <w:tcW w:w="77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1EA3D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41967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中</w:t>
            </w: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8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noWrap/>
            <w:vAlign w:val="center"/>
          </w:tcPr>
          <w:p w14:paraId="163F45FC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noWrap/>
            <w:vAlign w:val="center"/>
          </w:tcPr>
          <w:p w14:paraId="146C858E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224C441F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62DE2131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12</w:t>
            </w:r>
          </w:p>
        </w:tc>
        <w:tc>
          <w:tcPr>
            <w:tcW w:w="8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7EAC3D06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15</w:t>
            </w:r>
          </w:p>
        </w:tc>
      </w:tr>
      <w:tr w:rsidR="00282639" w:rsidRPr="00EC10A3" w14:paraId="4588073F" w14:textId="77777777" w:rsidTr="00DD3BEB">
        <w:tc>
          <w:tcPr>
            <w:tcW w:w="77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FAACD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82B79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较高</w:t>
            </w: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8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noWrap/>
            <w:vAlign w:val="center"/>
          </w:tcPr>
          <w:p w14:paraId="2D58B938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3FC6615A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38918287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12</w:t>
            </w:r>
          </w:p>
        </w:tc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noWrap/>
            <w:vAlign w:val="center"/>
          </w:tcPr>
          <w:p w14:paraId="41493DCC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16</w:t>
            </w:r>
          </w:p>
        </w:tc>
        <w:tc>
          <w:tcPr>
            <w:tcW w:w="8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noWrap/>
            <w:vAlign w:val="center"/>
          </w:tcPr>
          <w:p w14:paraId="31D4A343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20</w:t>
            </w:r>
          </w:p>
        </w:tc>
      </w:tr>
      <w:tr w:rsidR="00282639" w:rsidRPr="00EC10A3" w14:paraId="288E1475" w14:textId="77777777" w:rsidTr="00DD3BEB">
        <w:tc>
          <w:tcPr>
            <w:tcW w:w="77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AE7C9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AD314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高</w:t>
            </w: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8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noWrap/>
            <w:vAlign w:val="center"/>
          </w:tcPr>
          <w:p w14:paraId="28B05D91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1102391B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10</w:t>
            </w:r>
          </w:p>
        </w:tc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1D55787C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15</w:t>
            </w:r>
          </w:p>
        </w:tc>
        <w:tc>
          <w:tcPr>
            <w:tcW w:w="6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noWrap/>
            <w:vAlign w:val="center"/>
          </w:tcPr>
          <w:p w14:paraId="72FBDEF2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20</w:t>
            </w:r>
          </w:p>
        </w:tc>
        <w:tc>
          <w:tcPr>
            <w:tcW w:w="8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noWrap/>
            <w:vAlign w:val="center"/>
          </w:tcPr>
          <w:p w14:paraId="43A4E911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25</w:t>
            </w:r>
          </w:p>
        </w:tc>
      </w:tr>
      <w:tr w:rsidR="00282639" w:rsidRPr="00EC10A3" w14:paraId="7D6A0C4C" w14:textId="77777777" w:rsidTr="00D20FBA"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6DB399D4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bottom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红色</w:t>
            </w:r>
          </w:p>
        </w:tc>
        <w:tc>
          <w:tcPr>
            <w:tcW w:w="4222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1453E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bottom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不可接受：这类风险本质上不可接受，必须寻求风险降低措施</w:t>
            </w:r>
          </w:p>
        </w:tc>
      </w:tr>
      <w:tr w:rsidR="00282639" w:rsidRPr="00EC10A3" w14:paraId="0B41FF0C" w14:textId="77777777" w:rsidTr="00D20FBA"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866C953" w14:textId="6C884CBD" w:rsidR="00282639" w:rsidRPr="00EC10A3" w:rsidRDefault="00BB38DD" w:rsidP="00E00AD3">
            <w:pPr>
              <w:widowControl/>
              <w:spacing w:after="160"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  <w:lang w:bidi="ar"/>
              </w:rPr>
              <w:t>黄</w:t>
            </w:r>
            <w:r w:rsidR="00282639"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色</w:t>
            </w:r>
          </w:p>
        </w:tc>
        <w:tc>
          <w:tcPr>
            <w:tcW w:w="4222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66FF6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bottom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进一步降低的研究：这类风险必须降低到合理可行的最低限度才可视为接受</w:t>
            </w:r>
          </w:p>
        </w:tc>
      </w:tr>
      <w:tr w:rsidR="00282639" w:rsidRPr="00EC10A3" w14:paraId="20B5286D" w14:textId="77777777" w:rsidTr="00D20FBA"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7DE21831" w14:textId="77777777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bottom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绿色</w:t>
            </w:r>
          </w:p>
        </w:tc>
        <w:tc>
          <w:tcPr>
            <w:tcW w:w="4222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70FC7" w14:textId="7A09AEB8" w:rsidR="00282639" w:rsidRPr="00EC10A3" w:rsidRDefault="00282639" w:rsidP="00E00AD3">
            <w:pPr>
              <w:widowControl/>
              <w:spacing w:after="160" w:line="360" w:lineRule="auto"/>
              <w:jc w:val="left"/>
              <w:textAlignment w:val="bottom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可忽略：这些风险本质上是可以接受的。即使它可以忽略不计，</w:t>
            </w:r>
            <w:ins w:id="114" w:author="李佳励" w:date="2026-02-03T11:03:00Z" w16du:dateUtc="2026-02-03T03:03:00Z">
              <w:r w:rsidR="00126067">
                <w:rPr>
                  <w:rFonts w:ascii="Times New Roman" w:eastAsia="宋体" w:hAnsi="Times New Roman" w:cs="Times New Roman" w:hint="eastAsia"/>
                  <w:color w:val="000000"/>
                  <w:kern w:val="0"/>
                  <w:szCs w:val="21"/>
                  <w:lang w:bidi="ar"/>
                </w:rPr>
                <w:t>厂商</w:t>
              </w:r>
            </w:ins>
            <w:del w:id="115" w:author="李佳励" w:date="2026-02-03T11:03:00Z" w16du:dateUtc="2026-02-03T03:03:00Z">
              <w:r w:rsidRPr="00EC10A3" w:rsidDel="00126067">
                <w:rPr>
                  <w:rFonts w:ascii="Times New Roman" w:eastAsia="宋体" w:hAnsi="Times New Roman" w:cs="Times New Roman"/>
                  <w:color w:val="000000"/>
                  <w:kern w:val="0"/>
                  <w:szCs w:val="21"/>
                  <w:lang w:bidi="ar"/>
                </w:rPr>
                <w:delText>推想</w:delText>
              </w:r>
            </w:del>
            <w:r w:rsidRPr="00EC10A3"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也需要尽可能地降低风险。</w:t>
            </w:r>
          </w:p>
        </w:tc>
      </w:tr>
    </w:tbl>
    <w:p w14:paraId="159BE1A1" w14:textId="040C4091" w:rsidR="00DD3BEB" w:rsidRPr="00D20FBA" w:rsidRDefault="00DD3BEB" w:rsidP="00DD3BEB">
      <w:pPr>
        <w:spacing w:line="360" w:lineRule="auto"/>
        <w:rPr>
          <w:rFonts w:ascii="Times New Roman" w:eastAsia="宋体" w:hAnsi="Times New Roman" w:cs="Times New Roman"/>
          <w:sz w:val="24"/>
          <w:szCs w:val="24"/>
          <w:shd w:val="clear" w:color="auto" w:fill="FFFFFF"/>
          <w:lang w:bidi="ar"/>
        </w:rPr>
      </w:pPr>
      <w:bookmarkStart w:id="116" w:name="OLE_LINK17"/>
      <w:bookmarkStart w:id="117" w:name="_Toc203049199"/>
      <w:r>
        <w:rPr>
          <w:rFonts w:ascii="Times New Roman" w:eastAsia="宋体" w:hAnsi="Times New Roman" w:cs="Times New Roman" w:hint="eastAsia"/>
          <w:sz w:val="24"/>
          <w:szCs w:val="24"/>
          <w:shd w:val="clear" w:color="auto" w:fill="FFFFFF"/>
          <w:lang w:bidi="ar"/>
        </w:rPr>
        <w:t xml:space="preserve">5) </w:t>
      </w:r>
      <w:r w:rsidRPr="009A272D">
        <w:rPr>
          <w:rFonts w:ascii="Times New Roman" w:eastAsia="宋体" w:hAnsi="Times New Roman" w:cs="Times New Roman"/>
          <w:sz w:val="24"/>
          <w:szCs w:val="24"/>
          <w:shd w:val="clear" w:color="auto" w:fill="FFFFFF"/>
          <w:lang w:bidi="ar"/>
        </w:rPr>
        <w:t>CVSS</w:t>
      </w:r>
      <w:r w:rsidRPr="009A272D">
        <w:rPr>
          <w:rFonts w:ascii="Times New Roman" w:eastAsia="宋体" w:hAnsi="Times New Roman" w:cs="Times New Roman" w:hint="eastAsia"/>
          <w:sz w:val="24"/>
          <w:szCs w:val="24"/>
          <w:shd w:val="clear" w:color="auto" w:fill="FFFFFF"/>
          <w:lang w:bidi="ar"/>
        </w:rPr>
        <w:t>分值</w:t>
      </w:r>
      <w:r w:rsidRPr="009A272D">
        <w:rPr>
          <w:rFonts w:ascii="Times New Roman" w:eastAsia="宋体" w:hAnsi="Times New Roman" w:cs="Times New Roman"/>
          <w:sz w:val="24"/>
          <w:szCs w:val="24"/>
          <w:shd w:val="clear" w:color="auto" w:fill="FFFFFF"/>
          <w:lang w:bidi="ar"/>
        </w:rPr>
        <w:t>对应严重度与可利用性等级</w:t>
      </w:r>
    </w:p>
    <w:tbl>
      <w:tblPr>
        <w:tblW w:w="0" w:type="auto"/>
        <w:tblInd w:w="-436" w:type="dxa"/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3732"/>
        <w:gridCol w:w="2863"/>
      </w:tblGrid>
      <w:tr w:rsidR="00DD3BEB" w:rsidRPr="00F941AF" w14:paraId="4D24157A" w14:textId="77777777" w:rsidTr="00CF2041">
        <w:trPr>
          <w:tblHeader/>
        </w:trPr>
        <w:tc>
          <w:tcPr>
            <w:tcW w:w="21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CFCFC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82BAD71" w14:textId="77777777" w:rsidR="00DD3BEB" w:rsidRPr="00F941AF" w:rsidRDefault="00DD3BEB" w:rsidP="00CF2041">
            <w:pPr>
              <w:rPr>
                <w:rFonts w:ascii="Times New Roman" w:eastAsia="宋体" w:hAnsi="Times New Roman" w:cs="Times New Roman"/>
              </w:rPr>
            </w:pPr>
            <w:bookmarkStart w:id="118" w:name="_Hlk212209962"/>
            <w:r w:rsidRPr="00F941AF">
              <w:rPr>
                <w:rFonts w:ascii="Times New Roman" w:eastAsia="宋体" w:hAnsi="Times New Roman" w:cs="Times New Roman"/>
                <w:b/>
                <w:bCs/>
              </w:rPr>
              <w:t>CVSS</w:t>
            </w:r>
            <w:r w:rsidRPr="00F941AF">
              <w:rPr>
                <w:rFonts w:ascii="Times New Roman" w:eastAsia="宋体" w:hAnsi="Times New Roman" w:cs="Times New Roman"/>
                <w:b/>
                <w:bCs/>
              </w:rPr>
              <w:t>评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分值</w:t>
            </w:r>
          </w:p>
        </w:tc>
        <w:tc>
          <w:tcPr>
            <w:tcW w:w="37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CFCFC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EA97442" w14:textId="77777777" w:rsidR="00DD3BEB" w:rsidRPr="00F941AF" w:rsidRDefault="00DD3BEB" w:rsidP="00CF2041">
            <w:pPr>
              <w:rPr>
                <w:rFonts w:ascii="Times New Roman" w:eastAsia="宋体" w:hAnsi="Times New Roman" w:cs="Times New Roman"/>
              </w:rPr>
            </w:pPr>
            <w:r w:rsidRPr="00F941AF">
              <w:rPr>
                <w:rFonts w:ascii="Times New Roman" w:eastAsia="宋体" w:hAnsi="Times New Roman" w:cs="Times New Roman"/>
                <w:b/>
                <w:bCs/>
              </w:rPr>
              <w:t>CVSS</w:t>
            </w:r>
            <w:r w:rsidRPr="00F941AF">
              <w:rPr>
                <w:rFonts w:ascii="Times New Roman" w:eastAsia="宋体" w:hAnsi="Times New Roman" w:cs="Times New Roman"/>
                <w:b/>
                <w:bCs/>
              </w:rPr>
              <w:t>严重度等级</w:t>
            </w:r>
          </w:p>
        </w:tc>
        <w:tc>
          <w:tcPr>
            <w:tcW w:w="28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CFCFC"/>
            <w:hideMark/>
          </w:tcPr>
          <w:p w14:paraId="25DDE843" w14:textId="77777777" w:rsidR="00DD3BEB" w:rsidRPr="00F941AF" w:rsidRDefault="00DD3BEB" w:rsidP="00CF2041">
            <w:pPr>
              <w:ind w:firstLineChars="100" w:firstLine="211"/>
              <w:rPr>
                <w:rFonts w:ascii="Times New Roman" w:eastAsia="宋体" w:hAnsi="Times New Roman" w:cs="Times New Roman"/>
                <w:b/>
                <w:bCs/>
              </w:rPr>
            </w:pPr>
            <w:r w:rsidRPr="00F941AF">
              <w:rPr>
                <w:rFonts w:ascii="Times New Roman" w:eastAsia="宋体" w:hAnsi="Times New Roman" w:cs="Times New Roman"/>
                <w:b/>
                <w:bCs/>
              </w:rPr>
              <w:t>可利用性严重度等级</w:t>
            </w:r>
          </w:p>
        </w:tc>
      </w:tr>
      <w:tr w:rsidR="00DD3BEB" w:rsidRPr="00F941AF" w14:paraId="3D09B943" w14:textId="77777777" w:rsidTr="00CF2041"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CFCFC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C58B991" w14:textId="77777777" w:rsidR="00DD3BEB" w:rsidRPr="00F941AF" w:rsidRDefault="00DD3BEB" w:rsidP="00CF2041">
            <w:pPr>
              <w:rPr>
                <w:rFonts w:ascii="Times New Roman" w:eastAsia="宋体" w:hAnsi="Times New Roman" w:cs="Times New Roman"/>
              </w:rPr>
            </w:pPr>
            <w:r w:rsidRPr="00F941AF">
              <w:rPr>
                <w:rFonts w:ascii="Times New Roman" w:eastAsia="宋体" w:hAnsi="Times New Roman" w:cs="Times New Roman"/>
              </w:rPr>
              <w:t>​</w:t>
            </w:r>
            <w:r w:rsidRPr="00F941AF">
              <w:rPr>
                <w:rFonts w:ascii="Times New Roman" w:eastAsia="宋体" w:hAnsi="Times New Roman" w:cs="Times New Roman"/>
                <w:b/>
                <w:bCs/>
              </w:rPr>
              <w:t>​9.0-10.0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FCFC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2D3DE1E" w14:textId="77777777" w:rsidR="00DD3BEB" w:rsidRPr="00F941AF" w:rsidRDefault="00DD3BEB" w:rsidP="00CF2041">
            <w:pPr>
              <w:rPr>
                <w:rFonts w:ascii="Times New Roman" w:eastAsia="宋体" w:hAnsi="Times New Roman" w:cs="Times New Roman"/>
              </w:rPr>
            </w:pPr>
            <w:r w:rsidRPr="00F941AF">
              <w:rPr>
                <w:rFonts w:ascii="Times New Roman" w:eastAsia="宋体" w:hAnsi="Times New Roman" w:cs="Times New Roman"/>
              </w:rPr>
              <w:t>严重</w:t>
            </w:r>
          </w:p>
        </w:tc>
        <w:tc>
          <w:tcPr>
            <w:tcW w:w="2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FCFC"/>
            <w:hideMark/>
          </w:tcPr>
          <w:p w14:paraId="44FD1B36" w14:textId="77777777" w:rsidR="00DD3BEB" w:rsidRPr="00F941AF" w:rsidRDefault="00DD3BEB" w:rsidP="00CF2041">
            <w:pPr>
              <w:ind w:firstLineChars="100" w:firstLine="210"/>
              <w:rPr>
                <w:rFonts w:ascii="Times New Roman" w:eastAsia="宋体" w:hAnsi="Times New Roman" w:cs="Times New Roman"/>
              </w:rPr>
            </w:pPr>
            <w:r w:rsidRPr="00F941AF">
              <w:rPr>
                <w:rFonts w:ascii="Times New Roman" w:eastAsia="宋体" w:hAnsi="Times New Roman" w:cs="Times New Roman"/>
              </w:rPr>
              <w:t>高</w:t>
            </w:r>
            <w:r w:rsidRPr="00F941AF">
              <w:rPr>
                <w:rFonts w:ascii="Times New Roman" w:eastAsia="宋体" w:hAnsi="Times New Roman" w:cs="Times New Roman"/>
              </w:rPr>
              <w:t>5</w:t>
            </w:r>
          </w:p>
        </w:tc>
      </w:tr>
      <w:tr w:rsidR="00DD3BEB" w:rsidRPr="00F941AF" w14:paraId="2688BDCC" w14:textId="77777777" w:rsidTr="00CF2041"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CFCFC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9152697" w14:textId="77777777" w:rsidR="00DD3BEB" w:rsidRPr="00F941AF" w:rsidRDefault="00DD3BEB" w:rsidP="00CF2041">
            <w:pPr>
              <w:rPr>
                <w:rFonts w:ascii="Times New Roman" w:eastAsia="宋体" w:hAnsi="Times New Roman" w:cs="Times New Roman"/>
              </w:rPr>
            </w:pPr>
            <w:r w:rsidRPr="00F941AF">
              <w:rPr>
                <w:rFonts w:ascii="Times New Roman" w:eastAsia="宋体" w:hAnsi="Times New Roman" w:cs="Times New Roman"/>
              </w:rPr>
              <w:t>​</w:t>
            </w:r>
            <w:r w:rsidRPr="00F941AF">
              <w:rPr>
                <w:rFonts w:ascii="Times New Roman" w:eastAsia="宋体" w:hAnsi="Times New Roman" w:cs="Times New Roman"/>
                <w:b/>
                <w:bCs/>
              </w:rPr>
              <w:t>​7.0-8.9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FCFC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B76543B" w14:textId="77777777" w:rsidR="00DD3BEB" w:rsidRPr="00F941AF" w:rsidRDefault="00DD3BEB" w:rsidP="00CF2041">
            <w:pPr>
              <w:rPr>
                <w:rFonts w:ascii="Times New Roman" w:eastAsia="宋体" w:hAnsi="Times New Roman" w:cs="Times New Roman"/>
              </w:rPr>
            </w:pPr>
            <w:r w:rsidRPr="00F941AF">
              <w:rPr>
                <w:rFonts w:ascii="Times New Roman" w:eastAsia="宋体" w:hAnsi="Times New Roman" w:cs="Times New Roman"/>
              </w:rPr>
              <w:t>高危</w:t>
            </w:r>
          </w:p>
        </w:tc>
        <w:tc>
          <w:tcPr>
            <w:tcW w:w="2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FCFC"/>
            <w:hideMark/>
          </w:tcPr>
          <w:p w14:paraId="058A526C" w14:textId="77777777" w:rsidR="00DD3BEB" w:rsidRPr="00F941AF" w:rsidRDefault="00DD3BEB" w:rsidP="00CF2041">
            <w:pPr>
              <w:ind w:firstLineChars="100" w:firstLine="210"/>
              <w:rPr>
                <w:rFonts w:ascii="Times New Roman" w:eastAsia="宋体" w:hAnsi="Times New Roman" w:cs="Times New Roman"/>
              </w:rPr>
            </w:pPr>
            <w:r w:rsidRPr="00F941AF">
              <w:rPr>
                <w:rFonts w:ascii="Times New Roman" w:eastAsia="宋体" w:hAnsi="Times New Roman" w:cs="Times New Roman"/>
              </w:rPr>
              <w:t>较高</w:t>
            </w:r>
            <w:r w:rsidRPr="00F941AF">
              <w:rPr>
                <w:rFonts w:ascii="Times New Roman" w:eastAsia="宋体" w:hAnsi="Times New Roman" w:cs="Times New Roman"/>
              </w:rPr>
              <w:t>4</w:t>
            </w:r>
          </w:p>
        </w:tc>
      </w:tr>
      <w:tr w:rsidR="00DD3BEB" w:rsidRPr="00F941AF" w14:paraId="7C665969" w14:textId="77777777" w:rsidTr="00CF2041"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CFCFC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6E5F64D" w14:textId="77777777" w:rsidR="00DD3BEB" w:rsidRPr="00F941AF" w:rsidRDefault="00DD3BEB" w:rsidP="00CF2041">
            <w:pPr>
              <w:rPr>
                <w:rFonts w:ascii="Times New Roman" w:eastAsia="宋体" w:hAnsi="Times New Roman" w:cs="Times New Roman"/>
              </w:rPr>
            </w:pPr>
            <w:r w:rsidRPr="00F941AF">
              <w:rPr>
                <w:rFonts w:ascii="Times New Roman" w:eastAsia="宋体" w:hAnsi="Times New Roman" w:cs="Times New Roman"/>
              </w:rPr>
              <w:t>​</w:t>
            </w:r>
            <w:r w:rsidRPr="00F941AF">
              <w:rPr>
                <w:rFonts w:ascii="Times New Roman" w:eastAsia="宋体" w:hAnsi="Times New Roman" w:cs="Times New Roman"/>
                <w:b/>
                <w:bCs/>
              </w:rPr>
              <w:t>​4.0-6.9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FCFC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F26D4D9" w14:textId="77777777" w:rsidR="00DD3BEB" w:rsidRPr="00F941AF" w:rsidRDefault="00DD3BEB" w:rsidP="00CF2041">
            <w:pPr>
              <w:rPr>
                <w:rFonts w:ascii="Times New Roman" w:eastAsia="宋体" w:hAnsi="Times New Roman" w:cs="Times New Roman"/>
              </w:rPr>
            </w:pPr>
            <w:r w:rsidRPr="00F941AF">
              <w:rPr>
                <w:rFonts w:ascii="Times New Roman" w:eastAsia="宋体" w:hAnsi="Times New Roman" w:cs="Times New Roman"/>
              </w:rPr>
              <w:t>中危</w:t>
            </w:r>
          </w:p>
        </w:tc>
        <w:tc>
          <w:tcPr>
            <w:tcW w:w="2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FCFC"/>
            <w:hideMark/>
          </w:tcPr>
          <w:p w14:paraId="2FC03963" w14:textId="77777777" w:rsidR="00DD3BEB" w:rsidRPr="00F941AF" w:rsidRDefault="00DD3BEB" w:rsidP="00CF2041">
            <w:pPr>
              <w:ind w:firstLineChars="100" w:firstLine="210"/>
              <w:rPr>
                <w:rFonts w:ascii="Times New Roman" w:eastAsia="宋体" w:hAnsi="Times New Roman" w:cs="Times New Roman"/>
              </w:rPr>
            </w:pPr>
            <w:r w:rsidRPr="00F941AF">
              <w:rPr>
                <w:rFonts w:ascii="Times New Roman" w:eastAsia="宋体" w:hAnsi="Times New Roman" w:cs="Times New Roman"/>
              </w:rPr>
              <w:t>中</w:t>
            </w:r>
            <w:r w:rsidRPr="00F941AF">
              <w:rPr>
                <w:rFonts w:ascii="Times New Roman" w:eastAsia="宋体" w:hAnsi="Times New Roman" w:cs="Times New Roman"/>
              </w:rPr>
              <w:t>3</w:t>
            </w:r>
          </w:p>
        </w:tc>
      </w:tr>
      <w:tr w:rsidR="00DD3BEB" w:rsidRPr="00F941AF" w14:paraId="204B5072" w14:textId="77777777" w:rsidTr="00CF2041"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CFCFC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D811829" w14:textId="77777777" w:rsidR="00DD3BEB" w:rsidRPr="00F941AF" w:rsidRDefault="00DD3BEB" w:rsidP="00CF2041">
            <w:pPr>
              <w:rPr>
                <w:rFonts w:ascii="Times New Roman" w:eastAsia="宋体" w:hAnsi="Times New Roman" w:cs="Times New Roman"/>
              </w:rPr>
            </w:pPr>
            <w:r w:rsidRPr="00F941AF">
              <w:rPr>
                <w:rFonts w:ascii="Times New Roman" w:eastAsia="宋体" w:hAnsi="Times New Roman" w:cs="Times New Roman"/>
              </w:rPr>
              <w:t>​</w:t>
            </w:r>
            <w:r w:rsidRPr="00F941AF">
              <w:rPr>
                <w:rFonts w:ascii="Times New Roman" w:eastAsia="宋体" w:hAnsi="Times New Roman" w:cs="Times New Roman"/>
                <w:b/>
                <w:bCs/>
              </w:rPr>
              <w:t>​0.1-3.9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FCFC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C88E962" w14:textId="77777777" w:rsidR="00DD3BEB" w:rsidRPr="00F941AF" w:rsidRDefault="00DD3BEB" w:rsidP="00CF2041">
            <w:pPr>
              <w:rPr>
                <w:rFonts w:ascii="Times New Roman" w:eastAsia="宋体" w:hAnsi="Times New Roman" w:cs="Times New Roman"/>
              </w:rPr>
            </w:pPr>
            <w:r w:rsidRPr="00F941AF">
              <w:rPr>
                <w:rFonts w:ascii="Times New Roman" w:eastAsia="宋体" w:hAnsi="Times New Roman" w:cs="Times New Roman"/>
              </w:rPr>
              <w:t>低危</w:t>
            </w:r>
          </w:p>
        </w:tc>
        <w:tc>
          <w:tcPr>
            <w:tcW w:w="2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FCFC"/>
            <w:hideMark/>
          </w:tcPr>
          <w:p w14:paraId="0B6E449F" w14:textId="77777777" w:rsidR="00DD3BEB" w:rsidRPr="00F941AF" w:rsidRDefault="00DD3BEB" w:rsidP="00CF2041">
            <w:pPr>
              <w:ind w:firstLineChars="100" w:firstLine="210"/>
              <w:rPr>
                <w:rFonts w:ascii="Times New Roman" w:eastAsia="宋体" w:hAnsi="Times New Roman" w:cs="Times New Roman"/>
              </w:rPr>
            </w:pPr>
            <w:r w:rsidRPr="00F941AF">
              <w:rPr>
                <w:rFonts w:ascii="Times New Roman" w:eastAsia="宋体" w:hAnsi="Times New Roman" w:cs="Times New Roman"/>
              </w:rPr>
              <w:t>较低</w:t>
            </w:r>
            <w:r w:rsidRPr="00F941AF">
              <w:rPr>
                <w:rFonts w:ascii="Times New Roman" w:eastAsia="宋体" w:hAnsi="Times New Roman" w:cs="Times New Roman"/>
              </w:rPr>
              <w:t>2</w:t>
            </w:r>
          </w:p>
        </w:tc>
      </w:tr>
      <w:tr w:rsidR="00DD3BEB" w:rsidRPr="00F941AF" w14:paraId="54834BEC" w14:textId="77777777" w:rsidTr="00CF2041">
        <w:tc>
          <w:tcPr>
            <w:tcW w:w="21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CFCFC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459E03D" w14:textId="77777777" w:rsidR="00DD3BEB" w:rsidRPr="00F941AF" w:rsidRDefault="00DD3BEB" w:rsidP="00CF2041">
            <w:pPr>
              <w:rPr>
                <w:rFonts w:ascii="Times New Roman" w:eastAsia="宋体" w:hAnsi="Times New Roman" w:cs="Times New Roman"/>
              </w:rPr>
            </w:pPr>
            <w:r w:rsidRPr="00F941AF">
              <w:rPr>
                <w:rFonts w:ascii="Times New Roman" w:eastAsia="宋体" w:hAnsi="Times New Roman" w:cs="Times New Roman"/>
              </w:rPr>
              <w:t>​</w:t>
            </w:r>
            <w:r w:rsidRPr="00F941AF">
              <w:rPr>
                <w:rFonts w:ascii="Times New Roman" w:eastAsia="宋体" w:hAnsi="Times New Roman" w:cs="Times New Roman"/>
                <w:b/>
                <w:bCs/>
              </w:rPr>
              <w:t>​0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FCFC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6FC27D4" w14:textId="77777777" w:rsidR="00DD3BEB" w:rsidRPr="00F941AF" w:rsidRDefault="00DD3BEB" w:rsidP="00CF2041">
            <w:pPr>
              <w:rPr>
                <w:rFonts w:ascii="Times New Roman" w:eastAsia="宋体" w:hAnsi="Times New Roman" w:cs="Times New Roman"/>
              </w:rPr>
            </w:pPr>
            <w:r w:rsidRPr="00F941AF">
              <w:rPr>
                <w:rFonts w:ascii="Times New Roman" w:eastAsia="宋体" w:hAnsi="Times New Roman" w:cs="Times New Roman"/>
              </w:rPr>
              <w:t>无风险</w:t>
            </w:r>
          </w:p>
        </w:tc>
        <w:tc>
          <w:tcPr>
            <w:tcW w:w="2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FCFC"/>
            <w:hideMark/>
          </w:tcPr>
          <w:p w14:paraId="1290B52D" w14:textId="77777777" w:rsidR="00DD3BEB" w:rsidRPr="00F941AF" w:rsidRDefault="00DD3BEB" w:rsidP="00CF2041">
            <w:pPr>
              <w:ind w:firstLineChars="100" w:firstLine="210"/>
              <w:rPr>
                <w:rFonts w:ascii="Times New Roman" w:eastAsia="宋体" w:hAnsi="Times New Roman" w:cs="Times New Roman"/>
              </w:rPr>
            </w:pPr>
            <w:r w:rsidRPr="00F941AF">
              <w:rPr>
                <w:rFonts w:ascii="Times New Roman" w:eastAsia="宋体" w:hAnsi="Times New Roman" w:cs="Times New Roman"/>
              </w:rPr>
              <w:t>低</w:t>
            </w:r>
            <w:r w:rsidRPr="00F941AF">
              <w:rPr>
                <w:rFonts w:ascii="Times New Roman" w:eastAsia="宋体" w:hAnsi="Times New Roman" w:cs="Times New Roman"/>
              </w:rPr>
              <w:t>1</w:t>
            </w:r>
          </w:p>
        </w:tc>
      </w:tr>
      <w:bookmarkEnd w:id="116"/>
      <w:bookmarkEnd w:id="118"/>
    </w:tbl>
    <w:p w14:paraId="4C048F00" w14:textId="77777777" w:rsidR="00DD3BEB" w:rsidRPr="00966E4C" w:rsidRDefault="00DD3BEB" w:rsidP="00DD3BEB">
      <w:pPr>
        <w:rPr>
          <w:rFonts w:hint="eastAsia"/>
        </w:rPr>
      </w:pPr>
    </w:p>
    <w:p w14:paraId="1CFD0261" w14:textId="77777777" w:rsidR="00DD3BEB" w:rsidRDefault="00DD3BEB" w:rsidP="00DD3BEB">
      <w:pPr>
        <w:rPr>
          <w:rFonts w:hint="eastAsia"/>
        </w:rPr>
      </w:pPr>
    </w:p>
    <w:p w14:paraId="60DC9CFC" w14:textId="19F667E9" w:rsidR="00282639" w:rsidRPr="00EC10A3" w:rsidRDefault="00282639" w:rsidP="00E00AD3">
      <w:pPr>
        <w:pStyle w:val="2"/>
        <w:numPr>
          <w:ilvl w:val="1"/>
          <w:numId w:val="1"/>
        </w:numPr>
        <w:jc w:val="left"/>
        <w:rPr>
          <w:rFonts w:cs="Times New Roman"/>
          <w:bCs/>
        </w:rPr>
      </w:pPr>
      <w:r w:rsidRPr="00EC10A3">
        <w:rPr>
          <w:rFonts w:cs="Times New Roman"/>
          <w:bCs/>
        </w:rPr>
        <w:lastRenderedPageBreak/>
        <w:t>风险评估流程</w:t>
      </w:r>
      <w:bookmarkEnd w:id="117"/>
    </w:p>
    <w:p w14:paraId="08D68A4B" w14:textId="77777777" w:rsidR="00282639" w:rsidRPr="00EC10A3" w:rsidRDefault="00282639" w:rsidP="00E00AD3">
      <w:pPr>
        <w:pStyle w:val="3"/>
        <w:numPr>
          <w:ilvl w:val="2"/>
          <w:numId w:val="7"/>
        </w:numPr>
        <w:jc w:val="left"/>
        <w:rPr>
          <w:rFonts w:cs="Times New Roman"/>
        </w:rPr>
      </w:pPr>
      <w:bookmarkStart w:id="119" w:name="_Toc183426384"/>
      <w:bookmarkStart w:id="120" w:name="_Toc184995031"/>
      <w:bookmarkStart w:id="121" w:name="_Toc184998652"/>
      <w:bookmarkStart w:id="122" w:name="_Toc203049200"/>
      <w:bookmarkEnd w:id="119"/>
      <w:bookmarkEnd w:id="120"/>
      <w:bookmarkEnd w:id="121"/>
      <w:r w:rsidRPr="00EC10A3">
        <w:rPr>
          <w:rFonts w:cs="Times New Roman"/>
        </w:rPr>
        <w:t>风险识别</w:t>
      </w:r>
      <w:bookmarkEnd w:id="122"/>
    </w:p>
    <w:p w14:paraId="29841173" w14:textId="0659F602" w:rsidR="00282639" w:rsidRPr="00EC10A3" w:rsidRDefault="00282639" w:rsidP="00E00AD3">
      <w:pPr>
        <w:spacing w:line="360" w:lineRule="auto"/>
        <w:ind w:left="7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使用</w:t>
      </w:r>
      <w:r w:rsidRPr="00EC10A3">
        <w:rPr>
          <w:rFonts w:ascii="Times New Roman" w:eastAsia="宋体" w:hAnsi="Times New Roman" w:cs="Times New Roman"/>
        </w:rPr>
        <w:t xml:space="preserve"> S</w:t>
      </w:r>
      <w:r w:rsidRPr="008F152A">
        <w:rPr>
          <w:rFonts w:ascii="Times New Roman" w:eastAsia="宋体" w:hAnsi="Times New Roman" w:cs="Times New Roman"/>
        </w:rPr>
        <w:t xml:space="preserve">TRIDE </w:t>
      </w:r>
      <w:r w:rsidRPr="008F152A">
        <w:rPr>
          <w:rFonts w:ascii="Times New Roman" w:eastAsia="宋体" w:hAnsi="Times New Roman" w:cs="Times New Roman"/>
        </w:rPr>
        <w:t>模型、</w:t>
      </w:r>
      <w:r w:rsidR="008D0FB5" w:rsidRPr="008F152A">
        <w:rPr>
          <w:rFonts w:ascii="Times New Roman" w:eastAsia="宋体" w:hAnsi="Times New Roman" w:cs="Times New Roman"/>
        </w:rPr>
        <w:t>SBOM</w:t>
      </w:r>
      <w:r w:rsidR="008D0FB5" w:rsidRPr="008F152A">
        <w:rPr>
          <w:rFonts w:ascii="Times New Roman" w:eastAsia="宋体" w:hAnsi="Times New Roman" w:cs="Times New Roman"/>
        </w:rPr>
        <w:t>分析、</w:t>
      </w:r>
      <w:r w:rsidRPr="008F152A">
        <w:rPr>
          <w:rFonts w:ascii="Times New Roman" w:eastAsia="宋体" w:hAnsi="Times New Roman" w:cs="Times New Roman"/>
        </w:rPr>
        <w:t>网络安全</w:t>
      </w:r>
      <w:r w:rsidR="00EB3CED" w:rsidRPr="008F152A">
        <w:rPr>
          <w:rFonts w:ascii="Times New Roman" w:eastAsia="宋体" w:hAnsi="Times New Roman" w:cs="Times New Roman"/>
        </w:rPr>
        <w:t>扫描</w:t>
      </w:r>
      <w:del w:id="123" w:author="李佳励" w:date="2026-02-03T11:07:00Z" w16du:dateUtc="2026-02-03T03:07:00Z">
        <w:r w:rsidRPr="008F152A" w:rsidDel="006E4C97">
          <w:rPr>
            <w:rFonts w:ascii="Times New Roman" w:eastAsia="宋体" w:hAnsi="Times New Roman" w:cs="Times New Roman"/>
          </w:rPr>
          <w:delText>、渗透测试</w:delText>
        </w:r>
      </w:del>
      <w:r w:rsidRPr="008F152A">
        <w:rPr>
          <w:rFonts w:ascii="Times New Roman" w:eastAsia="宋体" w:hAnsi="Times New Roman" w:cs="Times New Roman"/>
        </w:rPr>
        <w:t>识别系统</w:t>
      </w:r>
      <w:r w:rsidR="7C73A01B" w:rsidRPr="008F152A">
        <w:rPr>
          <w:rFonts w:ascii="Times New Roman" w:eastAsia="宋体" w:hAnsi="Times New Roman" w:cs="Times New Roman"/>
        </w:rPr>
        <w:t>、</w:t>
      </w:r>
      <w:r w:rsidRPr="008F152A">
        <w:rPr>
          <w:rFonts w:ascii="Times New Roman" w:eastAsia="宋体" w:hAnsi="Times New Roman" w:cs="Times New Roman"/>
        </w:rPr>
        <w:t>使用环境中</w:t>
      </w:r>
      <w:r w:rsidR="7ED957D3" w:rsidRPr="008F152A">
        <w:rPr>
          <w:rFonts w:ascii="Times New Roman" w:eastAsia="宋体" w:hAnsi="Times New Roman" w:cs="Times New Roman"/>
        </w:rPr>
        <w:t>和</w:t>
      </w:r>
      <w:r w:rsidR="7ED957D3" w:rsidRPr="008F152A">
        <w:rPr>
          <w:rFonts w:ascii="Times New Roman" w:eastAsia="宋体" w:hAnsi="Times New Roman" w:cs="Times New Roman"/>
        </w:rPr>
        <w:t>ISO14971</w:t>
      </w:r>
      <w:r w:rsidR="7ED957D3" w:rsidRPr="008F152A">
        <w:rPr>
          <w:rFonts w:ascii="Times New Roman" w:eastAsia="宋体" w:hAnsi="Times New Roman" w:cs="Times New Roman"/>
        </w:rPr>
        <w:t>风险管理缓解措施中新引入的威胁</w:t>
      </w:r>
      <w:r w:rsidRPr="008F152A">
        <w:rPr>
          <w:rFonts w:ascii="Times New Roman" w:eastAsia="宋体" w:hAnsi="Times New Roman" w:cs="Times New Roman"/>
        </w:rPr>
        <w:t>。</w:t>
      </w:r>
    </w:p>
    <w:p w14:paraId="062408B5" w14:textId="269F2CEE" w:rsidR="00AE55AD" w:rsidRPr="00EC10A3" w:rsidRDefault="00282639" w:rsidP="008F152A">
      <w:pPr>
        <w:spacing w:line="360" w:lineRule="auto"/>
        <w:ind w:left="7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针对每个威胁，结合网络安全威胁建模评估报告定义的危害和风险，确定其可能的影响范围。</w:t>
      </w:r>
    </w:p>
    <w:p w14:paraId="32B3CCFD" w14:textId="77777777" w:rsidR="00282639" w:rsidRPr="00EC10A3" w:rsidRDefault="00282639" w:rsidP="00E00AD3">
      <w:pPr>
        <w:pStyle w:val="3"/>
        <w:numPr>
          <w:ilvl w:val="2"/>
          <w:numId w:val="7"/>
        </w:numPr>
        <w:jc w:val="left"/>
        <w:rPr>
          <w:rFonts w:cs="Times New Roman"/>
          <w:bCs/>
        </w:rPr>
      </w:pPr>
      <w:bookmarkStart w:id="124" w:name="_Toc203049201"/>
      <w:r w:rsidRPr="00EC10A3">
        <w:rPr>
          <w:rFonts w:cs="Times New Roman"/>
        </w:rPr>
        <w:t>风险</w:t>
      </w:r>
      <w:r w:rsidRPr="00EC10A3">
        <w:rPr>
          <w:rFonts w:cs="Times New Roman"/>
          <w:bCs/>
        </w:rPr>
        <w:t>量化</w:t>
      </w:r>
      <w:bookmarkEnd w:id="124"/>
    </w:p>
    <w:p w14:paraId="36CBCDC4" w14:textId="77777777" w:rsidR="00282639" w:rsidRPr="00EC10A3" w:rsidRDefault="00282639" w:rsidP="00E00AD3">
      <w:pPr>
        <w:spacing w:line="360" w:lineRule="auto"/>
        <w:ind w:left="7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根据威胁建模的危害程度分类和可利用性方法，对每个威胁进行评分。</w:t>
      </w:r>
    </w:p>
    <w:p w14:paraId="43A1B976" w14:textId="77777777" w:rsidR="00282639" w:rsidRPr="00EC10A3" w:rsidRDefault="00282639" w:rsidP="00E00AD3">
      <w:pPr>
        <w:pStyle w:val="3"/>
        <w:numPr>
          <w:ilvl w:val="2"/>
          <w:numId w:val="7"/>
        </w:numPr>
        <w:jc w:val="left"/>
        <w:rPr>
          <w:rFonts w:cs="Times New Roman"/>
          <w:bCs/>
        </w:rPr>
      </w:pPr>
      <w:r w:rsidRPr="00EC10A3">
        <w:rPr>
          <w:rFonts w:cs="Times New Roman"/>
          <w:bCs/>
        </w:rPr>
        <w:t xml:space="preserve"> </w:t>
      </w:r>
      <w:bookmarkStart w:id="125" w:name="_Toc203049202"/>
      <w:r w:rsidRPr="00EC10A3">
        <w:rPr>
          <w:rFonts w:cs="Times New Roman"/>
          <w:bCs/>
        </w:rPr>
        <w:t>风险优先级排序</w:t>
      </w:r>
      <w:bookmarkEnd w:id="125"/>
    </w:p>
    <w:p w14:paraId="2E54B4DE" w14:textId="77777777" w:rsidR="00282639" w:rsidRPr="00EC10A3" w:rsidRDefault="00282639" w:rsidP="00E00AD3">
      <w:pPr>
        <w:spacing w:line="360" w:lineRule="auto"/>
        <w:ind w:left="7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  <w:b/>
          <w:bCs/>
        </w:rPr>
        <w:t>高风险</w:t>
      </w:r>
      <w:r w:rsidRPr="00EC10A3">
        <w:rPr>
          <w:rFonts w:ascii="Times New Roman" w:eastAsia="宋体" w:hAnsi="Times New Roman" w:cs="Times New Roman"/>
        </w:rPr>
        <w:t>：风险等级为不可接受，需立即制定缓解措施。</w:t>
      </w:r>
    </w:p>
    <w:p w14:paraId="02AB69B1" w14:textId="77777777" w:rsidR="00282639" w:rsidRPr="00EC10A3" w:rsidRDefault="00282639" w:rsidP="00E00AD3">
      <w:pPr>
        <w:spacing w:line="360" w:lineRule="auto"/>
        <w:ind w:left="7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  <w:b/>
          <w:bCs/>
        </w:rPr>
        <w:t>中风险</w:t>
      </w:r>
      <w:r w:rsidRPr="00EC10A3">
        <w:rPr>
          <w:rFonts w:ascii="Times New Roman" w:eastAsia="宋体" w:hAnsi="Times New Roman" w:cs="Times New Roman"/>
        </w:rPr>
        <w:t>：需评估剩余风险，视情况采取措施。</w:t>
      </w:r>
    </w:p>
    <w:p w14:paraId="050251E5" w14:textId="77777777" w:rsidR="00282639" w:rsidRPr="00EC10A3" w:rsidRDefault="00282639" w:rsidP="00E00AD3">
      <w:pPr>
        <w:spacing w:line="360" w:lineRule="auto"/>
        <w:ind w:left="7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  <w:b/>
          <w:bCs/>
        </w:rPr>
        <w:t>低风险</w:t>
      </w:r>
      <w:r w:rsidRPr="00EC10A3">
        <w:rPr>
          <w:rFonts w:ascii="Times New Roman" w:eastAsia="宋体" w:hAnsi="Times New Roman" w:cs="Times New Roman"/>
        </w:rPr>
        <w:t>：风险可接受，仅需监控。</w:t>
      </w:r>
    </w:p>
    <w:p w14:paraId="450C6036" w14:textId="77777777" w:rsidR="00282639" w:rsidRPr="00EC10A3" w:rsidRDefault="00282639" w:rsidP="00E00AD3">
      <w:pPr>
        <w:pStyle w:val="3"/>
        <w:numPr>
          <w:ilvl w:val="2"/>
          <w:numId w:val="7"/>
        </w:numPr>
        <w:jc w:val="left"/>
        <w:rPr>
          <w:rFonts w:cs="Times New Roman"/>
          <w:bCs/>
        </w:rPr>
      </w:pPr>
      <w:bookmarkStart w:id="126" w:name="_Toc203049203"/>
      <w:r w:rsidRPr="00EC10A3">
        <w:rPr>
          <w:rFonts w:cs="Times New Roman"/>
          <w:bCs/>
        </w:rPr>
        <w:t>输出结果</w:t>
      </w:r>
      <w:bookmarkEnd w:id="126"/>
    </w:p>
    <w:p w14:paraId="06D3D3EC" w14:textId="77777777" w:rsidR="00282639" w:rsidRPr="00EC10A3" w:rsidRDefault="00282639" w:rsidP="00E00AD3">
      <w:pPr>
        <w:spacing w:line="360" w:lineRule="auto"/>
        <w:ind w:firstLine="4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风险评估结果将以风险矩阵的形式呈现，并生成以下输出：</w:t>
      </w:r>
    </w:p>
    <w:p w14:paraId="0775C6E6" w14:textId="77777777" w:rsidR="00282639" w:rsidRPr="00EC10A3" w:rsidRDefault="00282639" w:rsidP="00E00AD3">
      <w:pPr>
        <w:spacing w:line="360" w:lineRule="auto"/>
        <w:ind w:leftChars="200" w:left="4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  <w:b/>
          <w:bCs/>
        </w:rPr>
        <w:t>风险评估清单</w:t>
      </w:r>
      <w:r w:rsidRPr="00EC10A3">
        <w:rPr>
          <w:rFonts w:ascii="Times New Roman" w:eastAsia="宋体" w:hAnsi="Times New Roman" w:cs="Times New Roman"/>
        </w:rPr>
        <w:t>：包含每个威胁的编号、描述、危害严重度、可利用性。</w:t>
      </w:r>
    </w:p>
    <w:p w14:paraId="1D528C70" w14:textId="622A9951" w:rsidR="000B3C21" w:rsidRPr="00EC10A3" w:rsidRDefault="00282639" w:rsidP="00E00AD3">
      <w:pPr>
        <w:spacing w:line="360" w:lineRule="auto"/>
        <w:ind w:leftChars="200" w:left="4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  <w:b/>
          <w:bCs/>
        </w:rPr>
        <w:t>优先级排序</w:t>
      </w:r>
      <w:r w:rsidRPr="00EC10A3">
        <w:rPr>
          <w:rFonts w:ascii="Times New Roman" w:eastAsia="宋体" w:hAnsi="Times New Roman" w:cs="Times New Roman"/>
        </w:rPr>
        <w:t>：明确高、中、低风险，指引控制措施的制定。</w:t>
      </w:r>
    </w:p>
    <w:p w14:paraId="376AC858" w14:textId="341C4340" w:rsidR="00282639" w:rsidRPr="00EC10A3" w:rsidRDefault="00282639" w:rsidP="00E00AD3">
      <w:pPr>
        <w:pStyle w:val="1"/>
        <w:numPr>
          <w:ilvl w:val="0"/>
          <w:numId w:val="1"/>
        </w:numPr>
        <w:jc w:val="left"/>
        <w:rPr>
          <w:rFonts w:cs="Times New Roman"/>
        </w:rPr>
      </w:pPr>
      <w:bookmarkStart w:id="127" w:name="_Toc203049204"/>
      <w:r w:rsidRPr="00EC10A3">
        <w:rPr>
          <w:rFonts w:cs="Times New Roman"/>
        </w:rPr>
        <w:t>资源</w:t>
      </w:r>
      <w:bookmarkEnd w:id="127"/>
    </w:p>
    <w:p w14:paraId="16949C15" w14:textId="77777777" w:rsidR="00282639" w:rsidRPr="00EC10A3" w:rsidRDefault="00282639" w:rsidP="00E00AD3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在本产品执行过程中，参与人员如下</w:t>
      </w:r>
    </w:p>
    <w:tbl>
      <w:tblPr>
        <w:tblW w:w="8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1984"/>
        <w:gridCol w:w="3686"/>
      </w:tblGrid>
      <w:tr w:rsidR="00282639" w:rsidRPr="00EC10A3" w14:paraId="6A6FC8AF" w14:textId="77777777" w:rsidTr="00B10B8E">
        <w:trPr>
          <w:trHeight w:val="454"/>
          <w:jc w:val="center"/>
        </w:trPr>
        <w:tc>
          <w:tcPr>
            <w:tcW w:w="3256" w:type="dxa"/>
          </w:tcPr>
          <w:p w14:paraId="5E348960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项目角色</w:t>
            </w:r>
          </w:p>
        </w:tc>
        <w:tc>
          <w:tcPr>
            <w:tcW w:w="1984" w:type="dxa"/>
          </w:tcPr>
          <w:p w14:paraId="2087071C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部门</w:t>
            </w:r>
          </w:p>
        </w:tc>
        <w:tc>
          <w:tcPr>
            <w:tcW w:w="3686" w:type="dxa"/>
          </w:tcPr>
          <w:p w14:paraId="772891D6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职责</w:t>
            </w:r>
          </w:p>
        </w:tc>
      </w:tr>
      <w:tr w:rsidR="00282639" w:rsidRPr="00EC10A3" w14:paraId="639C3E70" w14:textId="77777777" w:rsidTr="00B10B8E">
        <w:trPr>
          <w:trHeight w:val="454"/>
          <w:jc w:val="center"/>
        </w:trPr>
        <w:tc>
          <w:tcPr>
            <w:tcW w:w="3256" w:type="dxa"/>
          </w:tcPr>
          <w:p w14:paraId="5D72CAD9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网络安全负责人</w:t>
            </w:r>
          </w:p>
        </w:tc>
        <w:tc>
          <w:tcPr>
            <w:tcW w:w="1984" w:type="dxa"/>
          </w:tcPr>
          <w:p w14:paraId="17DCC88B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产品部</w:t>
            </w:r>
          </w:p>
        </w:tc>
        <w:tc>
          <w:tcPr>
            <w:tcW w:w="3686" w:type="dxa"/>
          </w:tcPr>
          <w:p w14:paraId="0C062A95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负责威胁建模、风险评估及动态管理、分析评审</w:t>
            </w:r>
          </w:p>
        </w:tc>
      </w:tr>
      <w:tr w:rsidR="00282639" w:rsidRPr="00EC10A3" w14:paraId="01CC6944" w14:textId="77777777" w:rsidTr="00B10B8E">
        <w:trPr>
          <w:trHeight w:val="454"/>
          <w:jc w:val="center"/>
        </w:trPr>
        <w:tc>
          <w:tcPr>
            <w:tcW w:w="3256" w:type="dxa"/>
          </w:tcPr>
          <w:p w14:paraId="7C14443F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软件开发负责人</w:t>
            </w:r>
          </w:p>
        </w:tc>
        <w:tc>
          <w:tcPr>
            <w:tcW w:w="1984" w:type="dxa"/>
          </w:tcPr>
          <w:p w14:paraId="308B24DE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研发部</w:t>
            </w:r>
          </w:p>
        </w:tc>
        <w:tc>
          <w:tcPr>
            <w:tcW w:w="3686" w:type="dxa"/>
          </w:tcPr>
          <w:p w14:paraId="6512156A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实施技术缓解措施</w:t>
            </w:r>
          </w:p>
        </w:tc>
      </w:tr>
      <w:tr w:rsidR="00282639" w:rsidRPr="00EC10A3" w14:paraId="22B38F54" w14:textId="77777777" w:rsidTr="00B10B8E">
        <w:trPr>
          <w:trHeight w:val="454"/>
          <w:jc w:val="center"/>
        </w:trPr>
        <w:tc>
          <w:tcPr>
            <w:tcW w:w="3256" w:type="dxa"/>
          </w:tcPr>
          <w:p w14:paraId="19EEFC72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QA</w:t>
            </w:r>
            <w:r w:rsidRPr="00EC10A3">
              <w:rPr>
                <w:rFonts w:ascii="Times New Roman" w:eastAsia="宋体" w:hAnsi="Times New Roman" w:cs="Times New Roman"/>
              </w:rPr>
              <w:t>负责人</w:t>
            </w:r>
          </w:p>
        </w:tc>
        <w:tc>
          <w:tcPr>
            <w:tcW w:w="1984" w:type="dxa"/>
          </w:tcPr>
          <w:p w14:paraId="00575160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质量部</w:t>
            </w:r>
          </w:p>
        </w:tc>
        <w:tc>
          <w:tcPr>
            <w:tcW w:w="3686" w:type="dxa"/>
          </w:tcPr>
          <w:p w14:paraId="30D97D95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负责评审、动态更新</w:t>
            </w:r>
          </w:p>
        </w:tc>
      </w:tr>
      <w:tr w:rsidR="00282639" w:rsidRPr="00EC10A3" w14:paraId="26D6AE76" w14:textId="77777777" w:rsidTr="00B10B8E">
        <w:trPr>
          <w:trHeight w:val="454"/>
          <w:jc w:val="center"/>
        </w:trPr>
        <w:tc>
          <w:tcPr>
            <w:tcW w:w="3256" w:type="dxa"/>
          </w:tcPr>
          <w:p w14:paraId="5D8E5557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验证和确认负责人</w:t>
            </w:r>
          </w:p>
        </w:tc>
        <w:tc>
          <w:tcPr>
            <w:tcW w:w="1984" w:type="dxa"/>
          </w:tcPr>
          <w:p w14:paraId="386CE3EA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研发部</w:t>
            </w:r>
          </w:p>
        </w:tc>
        <w:tc>
          <w:tcPr>
            <w:tcW w:w="3686" w:type="dxa"/>
          </w:tcPr>
          <w:p w14:paraId="447064C5" w14:textId="61D654C1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执行</w:t>
            </w:r>
            <w:del w:id="128" w:author="李佳励" w:date="2026-02-03T11:06:00Z" w16du:dateUtc="2026-02-03T03:06:00Z">
              <w:r w:rsidRPr="00EC10A3" w:rsidDel="00561FCB">
                <w:rPr>
                  <w:rFonts w:ascii="Times New Roman" w:eastAsia="宋体" w:hAnsi="Times New Roman" w:cs="Times New Roman"/>
                </w:rPr>
                <w:delText>渗透测试、</w:delText>
              </w:r>
            </w:del>
            <w:r w:rsidRPr="00EC10A3">
              <w:rPr>
                <w:rFonts w:ascii="Times New Roman" w:eastAsia="宋体" w:hAnsi="Times New Roman" w:cs="Times New Roman"/>
              </w:rPr>
              <w:t>网络安全扫描和控制措施验证</w:t>
            </w:r>
          </w:p>
        </w:tc>
      </w:tr>
    </w:tbl>
    <w:p w14:paraId="14EFB6FE" w14:textId="77777777" w:rsidR="00282639" w:rsidRPr="00EC10A3" w:rsidRDefault="00282639" w:rsidP="00E00AD3">
      <w:pPr>
        <w:pStyle w:val="1"/>
        <w:numPr>
          <w:ilvl w:val="0"/>
          <w:numId w:val="1"/>
        </w:numPr>
        <w:jc w:val="left"/>
        <w:rPr>
          <w:rFonts w:cs="Times New Roman"/>
        </w:rPr>
      </w:pPr>
      <w:bookmarkStart w:id="129" w:name="_Toc203049205"/>
      <w:r w:rsidRPr="00EC10A3">
        <w:rPr>
          <w:rFonts w:cs="Times New Roman"/>
        </w:rPr>
        <w:t>动态更新机制</w:t>
      </w:r>
      <w:bookmarkEnd w:id="129"/>
    </w:p>
    <w:p w14:paraId="4B4BE4BF" w14:textId="36720A04" w:rsidR="00282639" w:rsidRPr="00EC10A3" w:rsidRDefault="0066460B" w:rsidP="00E00AD3">
      <w:pPr>
        <w:spacing w:line="360" w:lineRule="auto"/>
        <w:ind w:leftChars="200" w:left="4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定期审查</w:t>
      </w:r>
      <w:r w:rsidR="00282639" w:rsidRPr="00EC10A3">
        <w:rPr>
          <w:rFonts w:ascii="Times New Roman" w:eastAsia="宋体" w:hAnsi="Times New Roman" w:cs="Times New Roman"/>
        </w:rPr>
        <w:t>：</w:t>
      </w:r>
      <w:r w:rsidR="00282639" w:rsidRPr="00EC10A3">
        <w:rPr>
          <w:rFonts w:ascii="Times New Roman" w:eastAsia="宋体" w:hAnsi="Times New Roman" w:cs="Times New Roman"/>
        </w:rPr>
        <w:t xml:space="preserve"> </w:t>
      </w:r>
    </w:p>
    <w:p w14:paraId="5A51D3D1" w14:textId="72267557" w:rsidR="00707469" w:rsidRPr="00EC10A3" w:rsidRDefault="00707469" w:rsidP="00E00AD3">
      <w:pPr>
        <w:spacing w:line="360" w:lineRule="auto"/>
        <w:ind w:leftChars="200" w:left="4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每年全面更新网络安全文档，覆盖新威胁、漏洞库变更及法规更新，如未发现新功能和新发现的漏洞，网络安全文档不做更新。</w:t>
      </w:r>
    </w:p>
    <w:p w14:paraId="63541840" w14:textId="77777777" w:rsidR="00282639" w:rsidRPr="00EC10A3" w:rsidRDefault="00282639" w:rsidP="00E00AD3">
      <w:pPr>
        <w:pStyle w:val="1"/>
        <w:numPr>
          <w:ilvl w:val="0"/>
          <w:numId w:val="1"/>
        </w:numPr>
        <w:jc w:val="left"/>
        <w:rPr>
          <w:rFonts w:cs="Times New Roman"/>
        </w:rPr>
      </w:pPr>
      <w:bookmarkStart w:id="130" w:name="_Toc203049206"/>
      <w:r w:rsidRPr="00EC10A3">
        <w:rPr>
          <w:rFonts w:cs="Times New Roman"/>
        </w:rPr>
        <w:lastRenderedPageBreak/>
        <w:t>评价指标</w:t>
      </w:r>
      <w:bookmarkEnd w:id="130"/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6728"/>
      </w:tblGrid>
      <w:tr w:rsidR="00282639" w:rsidRPr="00EC10A3" w14:paraId="4CDF6803" w14:textId="77777777">
        <w:trPr>
          <w:jc w:val="center"/>
        </w:trPr>
        <w:tc>
          <w:tcPr>
            <w:tcW w:w="0" w:type="auto"/>
          </w:tcPr>
          <w:p w14:paraId="2C332C76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</w:rPr>
            </w:pPr>
            <w:r w:rsidRPr="00EC10A3">
              <w:rPr>
                <w:rStyle w:val="af3"/>
                <w:rFonts w:ascii="Times New Roman" w:eastAsia="宋体" w:hAnsi="Times New Roman" w:cs="Times New Roman"/>
              </w:rPr>
              <w:t>指标</w:t>
            </w:r>
          </w:p>
        </w:tc>
        <w:tc>
          <w:tcPr>
            <w:tcW w:w="0" w:type="auto"/>
          </w:tcPr>
          <w:p w14:paraId="423D8335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</w:rPr>
            </w:pPr>
            <w:r w:rsidRPr="00EC10A3">
              <w:rPr>
                <w:rStyle w:val="af3"/>
                <w:rFonts w:ascii="Times New Roman" w:eastAsia="宋体" w:hAnsi="Times New Roman" w:cs="Times New Roman"/>
              </w:rPr>
              <w:t>目标</w:t>
            </w:r>
          </w:p>
        </w:tc>
      </w:tr>
      <w:tr w:rsidR="00282639" w:rsidRPr="00EC10A3" w14:paraId="5981A616" w14:textId="77777777">
        <w:trPr>
          <w:jc w:val="center"/>
        </w:trPr>
        <w:tc>
          <w:tcPr>
            <w:tcW w:w="0" w:type="auto"/>
          </w:tcPr>
          <w:p w14:paraId="31A61A2D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威胁覆盖率</w:t>
            </w:r>
          </w:p>
        </w:tc>
        <w:tc>
          <w:tcPr>
            <w:tcW w:w="0" w:type="auto"/>
          </w:tcPr>
          <w:p w14:paraId="4C46F714" w14:textId="44CD9F62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确保文档覆盖</w:t>
            </w:r>
            <w:r w:rsidR="007C50D2" w:rsidRPr="00EC10A3">
              <w:rPr>
                <w:rFonts w:ascii="Times New Roman" w:eastAsia="宋体" w:hAnsi="Times New Roman" w:cs="Times New Roman"/>
              </w:rPr>
              <w:t>最</w:t>
            </w:r>
            <w:r w:rsidRPr="00EC10A3">
              <w:rPr>
                <w:rFonts w:ascii="Times New Roman" w:eastAsia="宋体" w:hAnsi="Times New Roman" w:cs="Times New Roman"/>
              </w:rPr>
              <w:t>新报告发现的威胁。</w:t>
            </w:r>
          </w:p>
        </w:tc>
      </w:tr>
      <w:tr w:rsidR="00282639" w:rsidRPr="00EC10A3" w14:paraId="3F3668CB" w14:textId="77777777">
        <w:trPr>
          <w:jc w:val="center"/>
        </w:trPr>
        <w:tc>
          <w:tcPr>
            <w:tcW w:w="0" w:type="auto"/>
          </w:tcPr>
          <w:p w14:paraId="5DCD8271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修复响应时间</w:t>
            </w:r>
          </w:p>
        </w:tc>
        <w:tc>
          <w:tcPr>
            <w:tcW w:w="0" w:type="auto"/>
          </w:tcPr>
          <w:p w14:paraId="30120AD5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高危漏洞从识别到修复的平均时间</w:t>
            </w:r>
            <w:r w:rsidRPr="00EC10A3">
              <w:rPr>
                <w:rFonts w:ascii="Times New Roman" w:eastAsia="宋体" w:hAnsi="Times New Roman" w:cs="Times New Roman"/>
              </w:rPr>
              <w:t xml:space="preserve"> ≤ 7 </w:t>
            </w:r>
            <w:r w:rsidRPr="00EC10A3">
              <w:rPr>
                <w:rFonts w:ascii="Times New Roman" w:eastAsia="宋体" w:hAnsi="Times New Roman" w:cs="Times New Roman"/>
              </w:rPr>
              <w:t>天。</w:t>
            </w:r>
          </w:p>
        </w:tc>
      </w:tr>
      <w:tr w:rsidR="00282639" w:rsidRPr="00EC10A3" w14:paraId="0B4B93F5" w14:textId="77777777">
        <w:trPr>
          <w:jc w:val="center"/>
        </w:trPr>
        <w:tc>
          <w:tcPr>
            <w:tcW w:w="0" w:type="auto"/>
          </w:tcPr>
          <w:p w14:paraId="255EFE4D" w14:textId="77777777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EC10A3">
              <w:rPr>
                <w:rFonts w:ascii="Times New Roman" w:eastAsia="宋体" w:hAnsi="Times New Roman" w:cs="Times New Roman"/>
              </w:rPr>
              <w:t>控制措施有效性</w:t>
            </w:r>
          </w:p>
        </w:tc>
        <w:tc>
          <w:tcPr>
            <w:tcW w:w="0" w:type="auto"/>
          </w:tcPr>
          <w:p w14:paraId="484E9F8C" w14:textId="6D27F1DA" w:rsidR="00282639" w:rsidRPr="00EC10A3" w:rsidRDefault="00282639" w:rsidP="00E00AD3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del w:id="131" w:author="李佳励" w:date="2026-02-03T11:06:00Z" w16du:dateUtc="2026-02-03T03:06:00Z">
              <w:r w:rsidRPr="00EC10A3" w:rsidDel="00720C60">
                <w:rPr>
                  <w:rFonts w:ascii="Times New Roman" w:eastAsia="宋体" w:hAnsi="Times New Roman" w:cs="Times New Roman"/>
                </w:rPr>
                <w:delText>第三方渗透测试、</w:delText>
              </w:r>
            </w:del>
            <w:r w:rsidRPr="00EC10A3">
              <w:rPr>
                <w:rFonts w:ascii="Times New Roman" w:eastAsia="宋体" w:hAnsi="Times New Roman" w:cs="Times New Roman"/>
              </w:rPr>
              <w:t>网络安全扫描通过，输出报告</w:t>
            </w:r>
            <w:r w:rsidR="007C50D2" w:rsidRPr="00EC10A3">
              <w:rPr>
                <w:rFonts w:ascii="Times New Roman" w:eastAsia="宋体" w:hAnsi="Times New Roman" w:cs="Times New Roman"/>
              </w:rPr>
              <w:t>，软件可用性、可靠性已通过</w:t>
            </w:r>
          </w:p>
        </w:tc>
      </w:tr>
    </w:tbl>
    <w:p w14:paraId="6D77C62A" w14:textId="5F18560A" w:rsidR="00282639" w:rsidRPr="00EC10A3" w:rsidRDefault="00282639" w:rsidP="00E00AD3">
      <w:pPr>
        <w:pStyle w:val="1"/>
        <w:numPr>
          <w:ilvl w:val="0"/>
          <w:numId w:val="1"/>
        </w:numPr>
        <w:jc w:val="left"/>
        <w:rPr>
          <w:rFonts w:cs="Times New Roman"/>
        </w:rPr>
      </w:pPr>
      <w:bookmarkStart w:id="132" w:name="_Toc203049207"/>
      <w:r w:rsidRPr="00EC10A3">
        <w:rPr>
          <w:rFonts w:cs="Times New Roman"/>
        </w:rPr>
        <w:t>结论与建议</w:t>
      </w:r>
      <w:bookmarkEnd w:id="132"/>
    </w:p>
    <w:p w14:paraId="26FA20E3" w14:textId="531CFF9C" w:rsidR="00282639" w:rsidRPr="00EC10A3" w:rsidRDefault="00282639" w:rsidP="00E00AD3">
      <w:pPr>
        <w:spacing w:line="360" w:lineRule="auto"/>
        <w:ind w:leftChars="200" w:left="4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本计划为</w:t>
      </w:r>
      <w:r w:rsidRPr="00EC10A3">
        <w:rPr>
          <w:rFonts w:ascii="Times New Roman" w:eastAsia="宋体" w:hAnsi="Times New Roman" w:cs="Times New Roman"/>
        </w:rPr>
        <w:t xml:space="preserve"> </w:t>
      </w:r>
      <w:r w:rsidR="002C559D" w:rsidRPr="00EC10A3">
        <w:rPr>
          <w:rFonts w:ascii="Times New Roman" w:eastAsia="宋体" w:hAnsi="Times New Roman" w:cs="Times New Roman"/>
        </w:rPr>
        <w:t>InferCare RECIST</w:t>
      </w:r>
      <w:r w:rsidRPr="00EC10A3">
        <w:rPr>
          <w:rFonts w:ascii="Times New Roman" w:eastAsia="宋体" w:hAnsi="Times New Roman" w:cs="Times New Roman"/>
        </w:rPr>
        <w:t xml:space="preserve"> </w:t>
      </w:r>
      <w:r w:rsidRPr="00EC10A3">
        <w:rPr>
          <w:rFonts w:ascii="Times New Roman" w:eastAsia="宋体" w:hAnsi="Times New Roman" w:cs="Times New Roman"/>
        </w:rPr>
        <w:t>的</w:t>
      </w:r>
      <w:r w:rsidR="0098373E" w:rsidRPr="00EC10A3">
        <w:rPr>
          <w:rFonts w:ascii="Times New Roman" w:eastAsia="宋体" w:hAnsi="Times New Roman" w:cs="Times New Roman"/>
        </w:rPr>
        <w:t>网络安全</w:t>
      </w:r>
      <w:r w:rsidRPr="00EC10A3">
        <w:rPr>
          <w:rFonts w:ascii="Times New Roman" w:eastAsia="宋体" w:hAnsi="Times New Roman" w:cs="Times New Roman"/>
        </w:rPr>
        <w:t>提供了系统性框架，涵盖从威胁识别到风险控制的全过程。</w:t>
      </w:r>
    </w:p>
    <w:p w14:paraId="64CC6008" w14:textId="77777777" w:rsidR="00282639" w:rsidRPr="00EC10A3" w:rsidRDefault="00282639" w:rsidP="00E00AD3">
      <w:pPr>
        <w:spacing w:line="360" w:lineRule="auto"/>
        <w:ind w:leftChars="200" w:left="4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建议：</w:t>
      </w:r>
    </w:p>
    <w:p w14:paraId="0F8CFC42" w14:textId="77777777" w:rsidR="00282639" w:rsidRPr="00EC10A3" w:rsidRDefault="00282639" w:rsidP="00E00AD3">
      <w:pPr>
        <w:spacing w:line="360" w:lineRule="auto"/>
        <w:ind w:leftChars="200" w:left="4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优先解决高风险问题，并验证其控制措施的有效性。</w:t>
      </w:r>
    </w:p>
    <w:p w14:paraId="03A733A2" w14:textId="0ED1E48F" w:rsidR="00E63F94" w:rsidRPr="00EC10A3" w:rsidRDefault="00282639" w:rsidP="00924465">
      <w:pPr>
        <w:spacing w:line="360" w:lineRule="auto"/>
        <w:ind w:leftChars="200" w:left="420"/>
        <w:jc w:val="left"/>
        <w:rPr>
          <w:rFonts w:ascii="Times New Roman" w:eastAsia="宋体" w:hAnsi="Times New Roman" w:cs="Times New Roman"/>
        </w:rPr>
      </w:pPr>
      <w:r w:rsidRPr="00EC10A3">
        <w:rPr>
          <w:rFonts w:ascii="Times New Roman" w:eastAsia="宋体" w:hAnsi="Times New Roman" w:cs="Times New Roman"/>
        </w:rPr>
        <w:t>持续培训团队成员，提高对动态威胁的响应能力。</w:t>
      </w:r>
    </w:p>
    <w:sectPr w:rsidR="00E63F94" w:rsidRPr="00EC10A3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27FC6" w14:textId="77777777" w:rsidR="00343892" w:rsidRDefault="00343892">
      <w:pPr>
        <w:rPr>
          <w:rFonts w:hint="eastAsia"/>
        </w:rPr>
      </w:pPr>
      <w:r>
        <w:separator/>
      </w:r>
    </w:p>
  </w:endnote>
  <w:endnote w:type="continuationSeparator" w:id="0">
    <w:p w14:paraId="1DF8BD8F" w14:textId="77777777" w:rsidR="00343892" w:rsidRDefault="00343892">
      <w:pPr>
        <w:rPr>
          <w:rFonts w:hint="eastAsia"/>
        </w:rPr>
      </w:pPr>
      <w:r>
        <w:continuationSeparator/>
      </w:r>
    </w:p>
  </w:endnote>
  <w:endnote w:type="continuationNotice" w:id="1">
    <w:p w14:paraId="39A861F5" w14:textId="77777777" w:rsidR="00343892" w:rsidRDefault="00343892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2801168"/>
    </w:sdtPr>
    <w:sdtContent>
      <w:sdt>
        <w:sdtPr>
          <w:id w:val="1728636285"/>
        </w:sdtPr>
        <w:sdtContent>
          <w:p w14:paraId="53E7233B" w14:textId="77777777" w:rsidR="00E63F94" w:rsidRDefault="00E368A3">
            <w:pPr>
              <w:pStyle w:val="a9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lang w:val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eastAsia="宋体" w:hAnsi="Times New Roman" w:cs="Times New Roman"/>
                <w:b/>
                <w:bCs/>
              </w:rPr>
              <w:instrText>PAGE</w:instrText>
            </w:r>
            <w: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b/>
                <w:bCs/>
                <w:lang w:val="zh-CN"/>
              </w:rPr>
              <w:t>2</w:t>
            </w:r>
            <w: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eastAsia="宋体" w:hAnsi="Times New Roman" w:cs="Times New Roman"/>
                <w:lang w:val="zh-CN"/>
              </w:rPr>
              <w:t xml:space="preserve"> / </w:t>
            </w:r>
            <w: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eastAsia="宋体" w:hAnsi="Times New Roman" w:cs="Times New Roman"/>
                <w:b/>
                <w:bCs/>
              </w:rPr>
              <w:instrText>NUMPAGES</w:instrText>
            </w:r>
            <w: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eastAsia="宋体" w:hAnsi="Times New Roman" w:cs="Times New Roman"/>
                <w:b/>
                <w:bCs/>
                <w:lang w:val="zh-CN"/>
              </w:rPr>
              <w:t>2</w:t>
            </w:r>
            <w: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3F6B45" w14:textId="77777777" w:rsidR="00E63F94" w:rsidRDefault="00E63F94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4CFEF" w14:textId="77777777" w:rsidR="00343892" w:rsidRDefault="00343892">
      <w:pPr>
        <w:rPr>
          <w:rFonts w:hint="eastAsia"/>
        </w:rPr>
      </w:pPr>
      <w:r>
        <w:separator/>
      </w:r>
    </w:p>
  </w:footnote>
  <w:footnote w:type="continuationSeparator" w:id="0">
    <w:p w14:paraId="01EAEA5D" w14:textId="77777777" w:rsidR="00343892" w:rsidRDefault="00343892">
      <w:pPr>
        <w:rPr>
          <w:rFonts w:hint="eastAsia"/>
        </w:rPr>
      </w:pPr>
      <w:r>
        <w:continuationSeparator/>
      </w:r>
    </w:p>
  </w:footnote>
  <w:footnote w:type="continuationNotice" w:id="1">
    <w:p w14:paraId="6CEABB5E" w14:textId="77777777" w:rsidR="00343892" w:rsidRDefault="00343892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C0990" w14:textId="77777777" w:rsidR="00E63F94" w:rsidRPr="00911944" w:rsidRDefault="00E368A3">
    <w:pPr>
      <w:pStyle w:val="ab"/>
      <w:rPr>
        <w:rFonts w:ascii="Times New Roman" w:eastAsia="宋体" w:hAnsi="Times New Roman" w:cs="Times New Roman"/>
      </w:rPr>
    </w:pPr>
    <w:r w:rsidRPr="00911944">
      <w:rPr>
        <w:rFonts w:ascii="Times New Roman" w:eastAsia="宋体" w:hAnsi="Times New Roman" w:cs="Times New Roman"/>
      </w:rPr>
      <w:t xml:space="preserve">                                                                           </w:t>
    </w:r>
  </w:p>
  <w:p w14:paraId="4F77B613" w14:textId="0AD2F793" w:rsidR="00E63F94" w:rsidRPr="00911944" w:rsidRDefault="00E368A3">
    <w:pPr>
      <w:pStyle w:val="ab"/>
      <w:pBdr>
        <w:bottom w:val="single" w:sz="4" w:space="1" w:color="auto"/>
      </w:pBdr>
      <w:spacing w:line="360" w:lineRule="auto"/>
      <w:rPr>
        <w:rFonts w:ascii="Times New Roman" w:eastAsia="宋体" w:hAnsi="Times New Roman" w:cs="Times New Roman"/>
      </w:rPr>
    </w:pPr>
    <w:r w:rsidRPr="00911944">
      <w:rPr>
        <w:rFonts w:ascii="Times New Roman" w:eastAsia="宋体" w:hAnsi="Times New Roman" w:cs="Times New Roman"/>
      </w:rPr>
      <w:tab/>
    </w:r>
    <w:r w:rsidRPr="00911944">
      <w:rPr>
        <w:rFonts w:ascii="Times New Roman" w:eastAsia="宋体" w:hAnsi="Times New Roman" w:cs="Times New Roman"/>
      </w:rPr>
      <w:tab/>
      <w:t>TX-TF-</w:t>
    </w:r>
    <w:r w:rsidR="00484DCC">
      <w:rPr>
        <w:rFonts w:ascii="Times New Roman" w:eastAsia="宋体" w:hAnsi="Times New Roman" w:cs="Times New Roman"/>
      </w:rPr>
      <w:t>RUS</w:t>
    </w:r>
    <w:ins w:id="133" w:author="李佳励" w:date="2026-02-03T11:01:00Z" w16du:dateUtc="2026-02-03T03:01:00Z">
      <w:r w:rsidR="000701C1">
        <w:rPr>
          <w:rFonts w:ascii="Times New Roman" w:eastAsia="宋体" w:hAnsi="Times New Roman" w:cs="Times New Roman" w:hint="eastAsia"/>
        </w:rPr>
        <w:t>V1010</w:t>
      </w:r>
    </w:ins>
    <w:r w:rsidRPr="00911944">
      <w:rPr>
        <w:rFonts w:ascii="Times New Roman" w:eastAsia="宋体" w:hAnsi="Times New Roman" w:cs="Times New Roman"/>
      </w:rPr>
      <w:t>-RD-020-</w:t>
    </w:r>
    <w:r w:rsidR="00DD3BEB">
      <w:rPr>
        <w:rFonts w:ascii="Times New Roman" w:eastAsia="宋体" w:hAnsi="Times New Roman" w:cs="Times New Roman"/>
      </w:rPr>
      <w:t>A</w:t>
    </w:r>
    <w:r w:rsidR="000701C1">
      <w:rPr>
        <w:rFonts w:ascii="Times New Roman" w:eastAsia="宋体" w:hAnsi="Times New Roman" w:cs="Times New Roman" w:hint="eastAsia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692"/>
    <w:multiLevelType w:val="hybridMultilevel"/>
    <w:tmpl w:val="407C6A1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BC86E80"/>
    <w:multiLevelType w:val="multilevel"/>
    <w:tmpl w:val="1BC86E8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24B6177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2A8A1E33"/>
    <w:multiLevelType w:val="hybridMultilevel"/>
    <w:tmpl w:val="97983812"/>
    <w:lvl w:ilvl="0" w:tplc="62D4F878">
      <w:start w:val="1"/>
      <w:numFmt w:val="decimal"/>
      <w:lvlText w:val="%1."/>
      <w:lvlJc w:val="left"/>
      <w:pPr>
        <w:ind w:left="720" w:hanging="360"/>
      </w:pPr>
    </w:lvl>
    <w:lvl w:ilvl="1" w:tplc="AD38B7D6">
      <w:start w:val="1"/>
      <w:numFmt w:val="decimal"/>
      <w:lvlText w:val="%2."/>
      <w:lvlJc w:val="left"/>
      <w:pPr>
        <w:ind w:left="720" w:hanging="360"/>
      </w:pPr>
    </w:lvl>
    <w:lvl w:ilvl="2" w:tplc="22660736">
      <w:start w:val="1"/>
      <w:numFmt w:val="decimal"/>
      <w:lvlText w:val="%3."/>
      <w:lvlJc w:val="left"/>
      <w:pPr>
        <w:ind w:left="720" w:hanging="360"/>
      </w:pPr>
    </w:lvl>
    <w:lvl w:ilvl="3" w:tplc="DCCAB668">
      <w:start w:val="1"/>
      <w:numFmt w:val="decimal"/>
      <w:lvlText w:val="%4."/>
      <w:lvlJc w:val="left"/>
      <w:pPr>
        <w:ind w:left="720" w:hanging="360"/>
      </w:pPr>
    </w:lvl>
    <w:lvl w:ilvl="4" w:tplc="5A90CEC6">
      <w:start w:val="1"/>
      <w:numFmt w:val="decimal"/>
      <w:lvlText w:val="%5."/>
      <w:lvlJc w:val="left"/>
      <w:pPr>
        <w:ind w:left="720" w:hanging="360"/>
      </w:pPr>
    </w:lvl>
    <w:lvl w:ilvl="5" w:tplc="165E5786">
      <w:start w:val="1"/>
      <w:numFmt w:val="decimal"/>
      <w:lvlText w:val="%6."/>
      <w:lvlJc w:val="left"/>
      <w:pPr>
        <w:ind w:left="720" w:hanging="360"/>
      </w:pPr>
    </w:lvl>
    <w:lvl w:ilvl="6" w:tplc="3F982D24">
      <w:start w:val="1"/>
      <w:numFmt w:val="decimal"/>
      <w:lvlText w:val="%7."/>
      <w:lvlJc w:val="left"/>
      <w:pPr>
        <w:ind w:left="720" w:hanging="360"/>
      </w:pPr>
    </w:lvl>
    <w:lvl w:ilvl="7" w:tplc="34D097E4">
      <w:start w:val="1"/>
      <w:numFmt w:val="decimal"/>
      <w:lvlText w:val="%8."/>
      <w:lvlJc w:val="left"/>
      <w:pPr>
        <w:ind w:left="720" w:hanging="360"/>
      </w:pPr>
    </w:lvl>
    <w:lvl w:ilvl="8" w:tplc="A3C8DCBA">
      <w:start w:val="1"/>
      <w:numFmt w:val="decimal"/>
      <w:lvlText w:val="%9."/>
      <w:lvlJc w:val="left"/>
      <w:pPr>
        <w:ind w:left="720" w:hanging="360"/>
      </w:pPr>
    </w:lvl>
  </w:abstractNum>
  <w:abstractNum w:abstractNumId="4" w15:restartNumberingAfterBreak="0">
    <w:nsid w:val="2C3B1429"/>
    <w:multiLevelType w:val="multilevel"/>
    <w:tmpl w:val="2C3B1429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CF3205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353C02CF"/>
    <w:multiLevelType w:val="multilevel"/>
    <w:tmpl w:val="BF6AD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84B04"/>
    <w:multiLevelType w:val="multilevel"/>
    <w:tmpl w:val="6452F3AC"/>
    <w:lvl w:ilvl="0">
      <w:start w:val="9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2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3D193764"/>
    <w:multiLevelType w:val="multilevel"/>
    <w:tmpl w:val="5002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C0B01"/>
    <w:multiLevelType w:val="multilevel"/>
    <w:tmpl w:val="6452F3AC"/>
    <w:lvl w:ilvl="0">
      <w:start w:val="9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2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57E356E3"/>
    <w:multiLevelType w:val="hybridMultilevel"/>
    <w:tmpl w:val="F2FE8C6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A441E07"/>
    <w:multiLevelType w:val="multilevel"/>
    <w:tmpl w:val="2F74D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AB1C6A"/>
    <w:multiLevelType w:val="multilevel"/>
    <w:tmpl w:val="5AAB1C6A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6DAF164D"/>
    <w:multiLevelType w:val="multilevel"/>
    <w:tmpl w:val="5A6A0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3841169">
    <w:abstractNumId w:val="12"/>
  </w:num>
  <w:num w:numId="2" w16cid:durableId="969092968">
    <w:abstractNumId w:val="4"/>
  </w:num>
  <w:num w:numId="3" w16cid:durableId="695041705">
    <w:abstractNumId w:val="1"/>
  </w:num>
  <w:num w:numId="4" w16cid:durableId="1279873107">
    <w:abstractNumId w:val="8"/>
  </w:num>
  <w:num w:numId="5" w16cid:durableId="2141069169">
    <w:abstractNumId w:val="6"/>
  </w:num>
  <w:num w:numId="6" w16cid:durableId="1181118742">
    <w:abstractNumId w:val="5"/>
  </w:num>
  <w:num w:numId="7" w16cid:durableId="92627518">
    <w:abstractNumId w:val="7"/>
  </w:num>
  <w:num w:numId="8" w16cid:durableId="2078017058">
    <w:abstractNumId w:val="13"/>
  </w:num>
  <w:num w:numId="9" w16cid:durableId="348725915">
    <w:abstractNumId w:val="11"/>
  </w:num>
  <w:num w:numId="10" w16cid:durableId="1458455171">
    <w:abstractNumId w:val="9"/>
  </w:num>
  <w:num w:numId="11" w16cid:durableId="1610507511">
    <w:abstractNumId w:val="2"/>
  </w:num>
  <w:num w:numId="12" w16cid:durableId="865874096">
    <w:abstractNumId w:val="0"/>
  </w:num>
  <w:num w:numId="13" w16cid:durableId="193661864">
    <w:abstractNumId w:val="10"/>
  </w:num>
  <w:num w:numId="14" w16cid:durableId="116000344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李佳励">
    <w15:presenceInfo w15:providerId="AD" w15:userId="S::ljiali@infervision.com::5dc01413-c1bc-4971-b0bd-b7b10c59fdd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trackRevisions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RlZDlmODk4ZjRkZjc0Y2VjMTM5ZjUwY2QyMDI5NzQifQ=="/>
  </w:docVars>
  <w:rsids>
    <w:rsidRoot w:val="00AC1C2A"/>
    <w:rsid w:val="00001B24"/>
    <w:rsid w:val="00002198"/>
    <w:rsid w:val="00007859"/>
    <w:rsid w:val="00016582"/>
    <w:rsid w:val="00023742"/>
    <w:rsid w:val="00023D04"/>
    <w:rsid w:val="000255CF"/>
    <w:rsid w:val="000267F2"/>
    <w:rsid w:val="00026C67"/>
    <w:rsid w:val="00056A06"/>
    <w:rsid w:val="00057969"/>
    <w:rsid w:val="00063729"/>
    <w:rsid w:val="00064DA7"/>
    <w:rsid w:val="00066610"/>
    <w:rsid w:val="000701C1"/>
    <w:rsid w:val="000712BD"/>
    <w:rsid w:val="00071D24"/>
    <w:rsid w:val="000814B4"/>
    <w:rsid w:val="000825F3"/>
    <w:rsid w:val="00096A8A"/>
    <w:rsid w:val="000A12FB"/>
    <w:rsid w:val="000A3141"/>
    <w:rsid w:val="000A60AB"/>
    <w:rsid w:val="000B3C21"/>
    <w:rsid w:val="000B59A8"/>
    <w:rsid w:val="000B6230"/>
    <w:rsid w:val="000C3182"/>
    <w:rsid w:val="000C733B"/>
    <w:rsid w:val="000D02A0"/>
    <w:rsid w:val="000D13ED"/>
    <w:rsid w:val="000E1D11"/>
    <w:rsid w:val="000E5DDB"/>
    <w:rsid w:val="000F2D1F"/>
    <w:rsid w:val="000F3F22"/>
    <w:rsid w:val="000F41BE"/>
    <w:rsid w:val="000F4A11"/>
    <w:rsid w:val="000F518F"/>
    <w:rsid w:val="000F689F"/>
    <w:rsid w:val="00102EAD"/>
    <w:rsid w:val="00110B9C"/>
    <w:rsid w:val="00110F71"/>
    <w:rsid w:val="00111D5C"/>
    <w:rsid w:val="001128F2"/>
    <w:rsid w:val="001212AD"/>
    <w:rsid w:val="001231C0"/>
    <w:rsid w:val="00124991"/>
    <w:rsid w:val="00126067"/>
    <w:rsid w:val="0013116A"/>
    <w:rsid w:val="001349B3"/>
    <w:rsid w:val="00135467"/>
    <w:rsid w:val="00137674"/>
    <w:rsid w:val="00142C44"/>
    <w:rsid w:val="00143530"/>
    <w:rsid w:val="00147071"/>
    <w:rsid w:val="00150705"/>
    <w:rsid w:val="00151001"/>
    <w:rsid w:val="00153979"/>
    <w:rsid w:val="001570E2"/>
    <w:rsid w:val="00160DA9"/>
    <w:rsid w:val="00164334"/>
    <w:rsid w:val="00166529"/>
    <w:rsid w:val="00171E78"/>
    <w:rsid w:val="00172457"/>
    <w:rsid w:val="00184104"/>
    <w:rsid w:val="001841DF"/>
    <w:rsid w:val="0018424B"/>
    <w:rsid w:val="00186ADA"/>
    <w:rsid w:val="001943AA"/>
    <w:rsid w:val="00195D0E"/>
    <w:rsid w:val="00197851"/>
    <w:rsid w:val="001A0C81"/>
    <w:rsid w:val="001A0E80"/>
    <w:rsid w:val="001A0F40"/>
    <w:rsid w:val="001A0F75"/>
    <w:rsid w:val="001A29BA"/>
    <w:rsid w:val="001A5856"/>
    <w:rsid w:val="001A7691"/>
    <w:rsid w:val="001B20F7"/>
    <w:rsid w:val="001B782F"/>
    <w:rsid w:val="001C6589"/>
    <w:rsid w:val="001D285D"/>
    <w:rsid w:val="001D473D"/>
    <w:rsid w:val="001D4968"/>
    <w:rsid w:val="001D736C"/>
    <w:rsid w:val="001E0DA2"/>
    <w:rsid w:val="002079DF"/>
    <w:rsid w:val="00222141"/>
    <w:rsid w:val="00231513"/>
    <w:rsid w:val="002355F7"/>
    <w:rsid w:val="00235BA0"/>
    <w:rsid w:val="00242698"/>
    <w:rsid w:val="00243468"/>
    <w:rsid w:val="002440DC"/>
    <w:rsid w:val="00252C8E"/>
    <w:rsid w:val="002532A6"/>
    <w:rsid w:val="002533DB"/>
    <w:rsid w:val="002801DE"/>
    <w:rsid w:val="00282639"/>
    <w:rsid w:val="00285529"/>
    <w:rsid w:val="00290311"/>
    <w:rsid w:val="00291ACF"/>
    <w:rsid w:val="00292F98"/>
    <w:rsid w:val="002931BA"/>
    <w:rsid w:val="002977FA"/>
    <w:rsid w:val="002A447F"/>
    <w:rsid w:val="002A4D77"/>
    <w:rsid w:val="002A5336"/>
    <w:rsid w:val="002A7E3D"/>
    <w:rsid w:val="002B0006"/>
    <w:rsid w:val="002B037E"/>
    <w:rsid w:val="002B2025"/>
    <w:rsid w:val="002B25A4"/>
    <w:rsid w:val="002B2DE4"/>
    <w:rsid w:val="002B356C"/>
    <w:rsid w:val="002B677B"/>
    <w:rsid w:val="002C559D"/>
    <w:rsid w:val="002D48B0"/>
    <w:rsid w:val="002D7C16"/>
    <w:rsid w:val="002F2560"/>
    <w:rsid w:val="002F644F"/>
    <w:rsid w:val="002F6BB1"/>
    <w:rsid w:val="00306524"/>
    <w:rsid w:val="00306917"/>
    <w:rsid w:val="0031120D"/>
    <w:rsid w:val="0031530F"/>
    <w:rsid w:val="00315AEA"/>
    <w:rsid w:val="00317024"/>
    <w:rsid w:val="0031785B"/>
    <w:rsid w:val="00326AFB"/>
    <w:rsid w:val="00327B53"/>
    <w:rsid w:val="00337F05"/>
    <w:rsid w:val="00340421"/>
    <w:rsid w:val="00343892"/>
    <w:rsid w:val="00350346"/>
    <w:rsid w:val="00350C3A"/>
    <w:rsid w:val="00357855"/>
    <w:rsid w:val="00374307"/>
    <w:rsid w:val="0038227C"/>
    <w:rsid w:val="00390A61"/>
    <w:rsid w:val="003A3015"/>
    <w:rsid w:val="003A3529"/>
    <w:rsid w:val="003B4F90"/>
    <w:rsid w:val="003B715B"/>
    <w:rsid w:val="003B72BD"/>
    <w:rsid w:val="003C71B3"/>
    <w:rsid w:val="003C75B9"/>
    <w:rsid w:val="003E3B72"/>
    <w:rsid w:val="003E6395"/>
    <w:rsid w:val="003F2ACA"/>
    <w:rsid w:val="0040221C"/>
    <w:rsid w:val="00402F34"/>
    <w:rsid w:val="00403773"/>
    <w:rsid w:val="00405861"/>
    <w:rsid w:val="00406D81"/>
    <w:rsid w:val="00410422"/>
    <w:rsid w:val="004176CE"/>
    <w:rsid w:val="00420E44"/>
    <w:rsid w:val="004317D5"/>
    <w:rsid w:val="004351A5"/>
    <w:rsid w:val="004403D6"/>
    <w:rsid w:val="00445DBC"/>
    <w:rsid w:val="00465A7A"/>
    <w:rsid w:val="004665FF"/>
    <w:rsid w:val="00467859"/>
    <w:rsid w:val="00467E0E"/>
    <w:rsid w:val="004752C6"/>
    <w:rsid w:val="00481723"/>
    <w:rsid w:val="00484294"/>
    <w:rsid w:val="0048448D"/>
    <w:rsid w:val="00484CD3"/>
    <w:rsid w:val="00484DCC"/>
    <w:rsid w:val="00485B47"/>
    <w:rsid w:val="00493011"/>
    <w:rsid w:val="004A0D4F"/>
    <w:rsid w:val="004A1374"/>
    <w:rsid w:val="004A27F7"/>
    <w:rsid w:val="004A2A1F"/>
    <w:rsid w:val="004A2E55"/>
    <w:rsid w:val="004A33DC"/>
    <w:rsid w:val="004B1611"/>
    <w:rsid w:val="004B3CE6"/>
    <w:rsid w:val="004B413A"/>
    <w:rsid w:val="004B586A"/>
    <w:rsid w:val="004B634E"/>
    <w:rsid w:val="004B7F52"/>
    <w:rsid w:val="004C32F1"/>
    <w:rsid w:val="004C5D5D"/>
    <w:rsid w:val="004D7017"/>
    <w:rsid w:val="004E40A6"/>
    <w:rsid w:val="004E4A94"/>
    <w:rsid w:val="004E6472"/>
    <w:rsid w:val="004E7FC6"/>
    <w:rsid w:val="004F1D2D"/>
    <w:rsid w:val="004F212C"/>
    <w:rsid w:val="004F3B27"/>
    <w:rsid w:val="005002C6"/>
    <w:rsid w:val="005025EF"/>
    <w:rsid w:val="00504C9E"/>
    <w:rsid w:val="005059F3"/>
    <w:rsid w:val="00510C0D"/>
    <w:rsid w:val="0051495D"/>
    <w:rsid w:val="0051728B"/>
    <w:rsid w:val="00524CFB"/>
    <w:rsid w:val="00531E26"/>
    <w:rsid w:val="00533277"/>
    <w:rsid w:val="005340C9"/>
    <w:rsid w:val="00535F9A"/>
    <w:rsid w:val="00536320"/>
    <w:rsid w:val="00545534"/>
    <w:rsid w:val="00550B7C"/>
    <w:rsid w:val="00551A08"/>
    <w:rsid w:val="00551B57"/>
    <w:rsid w:val="0055316A"/>
    <w:rsid w:val="00553A37"/>
    <w:rsid w:val="00561FCB"/>
    <w:rsid w:val="00570711"/>
    <w:rsid w:val="00571E5D"/>
    <w:rsid w:val="0057249C"/>
    <w:rsid w:val="00573786"/>
    <w:rsid w:val="00574F29"/>
    <w:rsid w:val="005770C8"/>
    <w:rsid w:val="0059265F"/>
    <w:rsid w:val="00592D2E"/>
    <w:rsid w:val="005A2180"/>
    <w:rsid w:val="005A4B1E"/>
    <w:rsid w:val="005A6B40"/>
    <w:rsid w:val="005B39DF"/>
    <w:rsid w:val="005C67F7"/>
    <w:rsid w:val="005D2CFD"/>
    <w:rsid w:val="005D6171"/>
    <w:rsid w:val="005E28BB"/>
    <w:rsid w:val="005E353B"/>
    <w:rsid w:val="005E3BFC"/>
    <w:rsid w:val="005E52A8"/>
    <w:rsid w:val="005E6F8B"/>
    <w:rsid w:val="005F2182"/>
    <w:rsid w:val="005F53F3"/>
    <w:rsid w:val="005F7056"/>
    <w:rsid w:val="0060110A"/>
    <w:rsid w:val="006118B2"/>
    <w:rsid w:val="00611987"/>
    <w:rsid w:val="00615CE8"/>
    <w:rsid w:val="0063148D"/>
    <w:rsid w:val="00635829"/>
    <w:rsid w:val="006362DA"/>
    <w:rsid w:val="00641836"/>
    <w:rsid w:val="00641F40"/>
    <w:rsid w:val="0064266B"/>
    <w:rsid w:val="0065190A"/>
    <w:rsid w:val="00654CC4"/>
    <w:rsid w:val="0066460B"/>
    <w:rsid w:val="006649BA"/>
    <w:rsid w:val="006675C9"/>
    <w:rsid w:val="00673299"/>
    <w:rsid w:val="00681F27"/>
    <w:rsid w:val="006825D3"/>
    <w:rsid w:val="00683C07"/>
    <w:rsid w:val="0068624F"/>
    <w:rsid w:val="00691511"/>
    <w:rsid w:val="00696EE8"/>
    <w:rsid w:val="006B0BB4"/>
    <w:rsid w:val="006C64F9"/>
    <w:rsid w:val="006C6F47"/>
    <w:rsid w:val="006C7D48"/>
    <w:rsid w:val="006D4322"/>
    <w:rsid w:val="006E22D9"/>
    <w:rsid w:val="006E4C97"/>
    <w:rsid w:val="006F306E"/>
    <w:rsid w:val="006F35D7"/>
    <w:rsid w:val="006F6F23"/>
    <w:rsid w:val="00707469"/>
    <w:rsid w:val="00710F2F"/>
    <w:rsid w:val="00712550"/>
    <w:rsid w:val="007147CB"/>
    <w:rsid w:val="00720C60"/>
    <w:rsid w:val="0072593F"/>
    <w:rsid w:val="00733847"/>
    <w:rsid w:val="00736888"/>
    <w:rsid w:val="00736DA0"/>
    <w:rsid w:val="007374EB"/>
    <w:rsid w:val="007428A6"/>
    <w:rsid w:val="00745724"/>
    <w:rsid w:val="007478CC"/>
    <w:rsid w:val="0075088A"/>
    <w:rsid w:val="00751DE3"/>
    <w:rsid w:val="0075400C"/>
    <w:rsid w:val="00765F28"/>
    <w:rsid w:val="00767FB2"/>
    <w:rsid w:val="0077288A"/>
    <w:rsid w:val="0077630F"/>
    <w:rsid w:val="00781F4E"/>
    <w:rsid w:val="00787962"/>
    <w:rsid w:val="00790E08"/>
    <w:rsid w:val="0079629F"/>
    <w:rsid w:val="007972AF"/>
    <w:rsid w:val="007974A6"/>
    <w:rsid w:val="007A07B7"/>
    <w:rsid w:val="007C0EFE"/>
    <w:rsid w:val="007C50D2"/>
    <w:rsid w:val="007C70F6"/>
    <w:rsid w:val="007C72B7"/>
    <w:rsid w:val="007D5A09"/>
    <w:rsid w:val="007E0F92"/>
    <w:rsid w:val="007E3B9F"/>
    <w:rsid w:val="007E7069"/>
    <w:rsid w:val="007F01C3"/>
    <w:rsid w:val="007F1AE3"/>
    <w:rsid w:val="00803CE2"/>
    <w:rsid w:val="00832F06"/>
    <w:rsid w:val="00835C39"/>
    <w:rsid w:val="008422BD"/>
    <w:rsid w:val="00842FE2"/>
    <w:rsid w:val="00846453"/>
    <w:rsid w:val="00846CF0"/>
    <w:rsid w:val="00862FAD"/>
    <w:rsid w:val="00864441"/>
    <w:rsid w:val="0086547C"/>
    <w:rsid w:val="0086763C"/>
    <w:rsid w:val="00873226"/>
    <w:rsid w:val="00877259"/>
    <w:rsid w:val="00884D8D"/>
    <w:rsid w:val="00884FF0"/>
    <w:rsid w:val="00890403"/>
    <w:rsid w:val="00890B16"/>
    <w:rsid w:val="0089184C"/>
    <w:rsid w:val="00892AF6"/>
    <w:rsid w:val="00894ADA"/>
    <w:rsid w:val="00897BFF"/>
    <w:rsid w:val="008A0695"/>
    <w:rsid w:val="008A211B"/>
    <w:rsid w:val="008A215A"/>
    <w:rsid w:val="008A3A5B"/>
    <w:rsid w:val="008A76ED"/>
    <w:rsid w:val="008B0D99"/>
    <w:rsid w:val="008B2D93"/>
    <w:rsid w:val="008B32D1"/>
    <w:rsid w:val="008C0CAF"/>
    <w:rsid w:val="008D0FB5"/>
    <w:rsid w:val="008D7274"/>
    <w:rsid w:val="008D78BB"/>
    <w:rsid w:val="008F152A"/>
    <w:rsid w:val="008F4263"/>
    <w:rsid w:val="00907AD9"/>
    <w:rsid w:val="00911944"/>
    <w:rsid w:val="009122A0"/>
    <w:rsid w:val="009143D8"/>
    <w:rsid w:val="00921C3B"/>
    <w:rsid w:val="00924465"/>
    <w:rsid w:val="0093126F"/>
    <w:rsid w:val="00950746"/>
    <w:rsid w:val="00952065"/>
    <w:rsid w:val="009578E7"/>
    <w:rsid w:val="00957D6D"/>
    <w:rsid w:val="00960DC2"/>
    <w:rsid w:val="00964C12"/>
    <w:rsid w:val="0097109D"/>
    <w:rsid w:val="00973E83"/>
    <w:rsid w:val="00976D21"/>
    <w:rsid w:val="0098340A"/>
    <w:rsid w:val="0098373E"/>
    <w:rsid w:val="00984DEA"/>
    <w:rsid w:val="00994E44"/>
    <w:rsid w:val="00996D51"/>
    <w:rsid w:val="00997C89"/>
    <w:rsid w:val="009A272D"/>
    <w:rsid w:val="009A2918"/>
    <w:rsid w:val="009A3579"/>
    <w:rsid w:val="009A6E49"/>
    <w:rsid w:val="009B0376"/>
    <w:rsid w:val="009B3871"/>
    <w:rsid w:val="009B6154"/>
    <w:rsid w:val="009B6779"/>
    <w:rsid w:val="009D09FD"/>
    <w:rsid w:val="009E291F"/>
    <w:rsid w:val="009E36DA"/>
    <w:rsid w:val="009E7AEF"/>
    <w:rsid w:val="009F3E7D"/>
    <w:rsid w:val="00A06811"/>
    <w:rsid w:val="00A07F01"/>
    <w:rsid w:val="00A10E61"/>
    <w:rsid w:val="00A16019"/>
    <w:rsid w:val="00A2277F"/>
    <w:rsid w:val="00A267A9"/>
    <w:rsid w:val="00A338E6"/>
    <w:rsid w:val="00A338FC"/>
    <w:rsid w:val="00A33B6F"/>
    <w:rsid w:val="00A3628D"/>
    <w:rsid w:val="00A50B58"/>
    <w:rsid w:val="00A51C8A"/>
    <w:rsid w:val="00A57F5B"/>
    <w:rsid w:val="00A625C4"/>
    <w:rsid w:val="00A6279C"/>
    <w:rsid w:val="00A67188"/>
    <w:rsid w:val="00A70FF1"/>
    <w:rsid w:val="00A715AF"/>
    <w:rsid w:val="00A742F4"/>
    <w:rsid w:val="00A7607B"/>
    <w:rsid w:val="00A82B62"/>
    <w:rsid w:val="00A851D3"/>
    <w:rsid w:val="00A87F69"/>
    <w:rsid w:val="00A973EE"/>
    <w:rsid w:val="00A97C43"/>
    <w:rsid w:val="00AA6601"/>
    <w:rsid w:val="00AA6C1B"/>
    <w:rsid w:val="00AB0630"/>
    <w:rsid w:val="00AC09EC"/>
    <w:rsid w:val="00AC1C2A"/>
    <w:rsid w:val="00AE38B1"/>
    <w:rsid w:val="00AE4A04"/>
    <w:rsid w:val="00AE506B"/>
    <w:rsid w:val="00AE55AD"/>
    <w:rsid w:val="00AE72D1"/>
    <w:rsid w:val="00AE768B"/>
    <w:rsid w:val="00AF38E2"/>
    <w:rsid w:val="00B01742"/>
    <w:rsid w:val="00B0395F"/>
    <w:rsid w:val="00B07938"/>
    <w:rsid w:val="00B10B8E"/>
    <w:rsid w:val="00B12081"/>
    <w:rsid w:val="00B27CFD"/>
    <w:rsid w:val="00B27FEF"/>
    <w:rsid w:val="00B366B4"/>
    <w:rsid w:val="00B42ECC"/>
    <w:rsid w:val="00B65E61"/>
    <w:rsid w:val="00B75A15"/>
    <w:rsid w:val="00B8315A"/>
    <w:rsid w:val="00B87D67"/>
    <w:rsid w:val="00B9209D"/>
    <w:rsid w:val="00B92258"/>
    <w:rsid w:val="00B96B6C"/>
    <w:rsid w:val="00B97DF2"/>
    <w:rsid w:val="00BA44C2"/>
    <w:rsid w:val="00BA5E13"/>
    <w:rsid w:val="00BB001A"/>
    <w:rsid w:val="00BB0292"/>
    <w:rsid w:val="00BB38DD"/>
    <w:rsid w:val="00BB39CC"/>
    <w:rsid w:val="00BB4800"/>
    <w:rsid w:val="00BB6BD4"/>
    <w:rsid w:val="00BC2436"/>
    <w:rsid w:val="00BC454B"/>
    <w:rsid w:val="00BD162F"/>
    <w:rsid w:val="00BD2A62"/>
    <w:rsid w:val="00BD64FD"/>
    <w:rsid w:val="00BD6600"/>
    <w:rsid w:val="00BE1471"/>
    <w:rsid w:val="00BF09BA"/>
    <w:rsid w:val="00BF5A7A"/>
    <w:rsid w:val="00C0256A"/>
    <w:rsid w:val="00C1737F"/>
    <w:rsid w:val="00C17794"/>
    <w:rsid w:val="00C266C0"/>
    <w:rsid w:val="00C47468"/>
    <w:rsid w:val="00C479E8"/>
    <w:rsid w:val="00C51D22"/>
    <w:rsid w:val="00C5395E"/>
    <w:rsid w:val="00C54D93"/>
    <w:rsid w:val="00C60E7E"/>
    <w:rsid w:val="00C63286"/>
    <w:rsid w:val="00C70134"/>
    <w:rsid w:val="00C72FB9"/>
    <w:rsid w:val="00C743CE"/>
    <w:rsid w:val="00C83646"/>
    <w:rsid w:val="00C8364F"/>
    <w:rsid w:val="00C83DBC"/>
    <w:rsid w:val="00C91483"/>
    <w:rsid w:val="00C92964"/>
    <w:rsid w:val="00C94557"/>
    <w:rsid w:val="00C94F63"/>
    <w:rsid w:val="00C96111"/>
    <w:rsid w:val="00CA1404"/>
    <w:rsid w:val="00CA4DE3"/>
    <w:rsid w:val="00CA5BA3"/>
    <w:rsid w:val="00CB0309"/>
    <w:rsid w:val="00CB3C50"/>
    <w:rsid w:val="00CB563D"/>
    <w:rsid w:val="00CC6137"/>
    <w:rsid w:val="00CD0A7E"/>
    <w:rsid w:val="00CD7D40"/>
    <w:rsid w:val="00CE3A58"/>
    <w:rsid w:val="00CF131D"/>
    <w:rsid w:val="00CF5520"/>
    <w:rsid w:val="00CF5E30"/>
    <w:rsid w:val="00D01B96"/>
    <w:rsid w:val="00D02E06"/>
    <w:rsid w:val="00D04873"/>
    <w:rsid w:val="00D12E5A"/>
    <w:rsid w:val="00D1734C"/>
    <w:rsid w:val="00D20FBA"/>
    <w:rsid w:val="00D22BC7"/>
    <w:rsid w:val="00D31266"/>
    <w:rsid w:val="00D4165B"/>
    <w:rsid w:val="00D41DC7"/>
    <w:rsid w:val="00D43AA6"/>
    <w:rsid w:val="00D45E82"/>
    <w:rsid w:val="00D4663B"/>
    <w:rsid w:val="00D54EF5"/>
    <w:rsid w:val="00D62788"/>
    <w:rsid w:val="00D64622"/>
    <w:rsid w:val="00D71146"/>
    <w:rsid w:val="00D73B7C"/>
    <w:rsid w:val="00D835DD"/>
    <w:rsid w:val="00D9776C"/>
    <w:rsid w:val="00DA0CA9"/>
    <w:rsid w:val="00DA0DB5"/>
    <w:rsid w:val="00DA3A30"/>
    <w:rsid w:val="00DA5DA1"/>
    <w:rsid w:val="00DB1FC9"/>
    <w:rsid w:val="00DB2407"/>
    <w:rsid w:val="00DB59F6"/>
    <w:rsid w:val="00DB5A66"/>
    <w:rsid w:val="00DC4302"/>
    <w:rsid w:val="00DD07C6"/>
    <w:rsid w:val="00DD3BEB"/>
    <w:rsid w:val="00DE6313"/>
    <w:rsid w:val="00DE724A"/>
    <w:rsid w:val="00DE7604"/>
    <w:rsid w:val="00E00AD3"/>
    <w:rsid w:val="00E05A4D"/>
    <w:rsid w:val="00E131B2"/>
    <w:rsid w:val="00E207A6"/>
    <w:rsid w:val="00E274E2"/>
    <w:rsid w:val="00E34E2B"/>
    <w:rsid w:val="00E368A3"/>
    <w:rsid w:val="00E41F87"/>
    <w:rsid w:val="00E429EA"/>
    <w:rsid w:val="00E44F3A"/>
    <w:rsid w:val="00E50C44"/>
    <w:rsid w:val="00E52E38"/>
    <w:rsid w:val="00E54953"/>
    <w:rsid w:val="00E60F4E"/>
    <w:rsid w:val="00E63F94"/>
    <w:rsid w:val="00E86832"/>
    <w:rsid w:val="00E90364"/>
    <w:rsid w:val="00E948D5"/>
    <w:rsid w:val="00EA37DF"/>
    <w:rsid w:val="00EA4F7C"/>
    <w:rsid w:val="00EA70D2"/>
    <w:rsid w:val="00EB2E73"/>
    <w:rsid w:val="00EB3CED"/>
    <w:rsid w:val="00EC10A3"/>
    <w:rsid w:val="00EC1E29"/>
    <w:rsid w:val="00EC74EE"/>
    <w:rsid w:val="00ED1860"/>
    <w:rsid w:val="00EE1A24"/>
    <w:rsid w:val="00EE29F6"/>
    <w:rsid w:val="00EE33E3"/>
    <w:rsid w:val="00EE6C3E"/>
    <w:rsid w:val="00EF3520"/>
    <w:rsid w:val="00EF475B"/>
    <w:rsid w:val="00EF5436"/>
    <w:rsid w:val="00F07259"/>
    <w:rsid w:val="00F125FC"/>
    <w:rsid w:val="00F12BAB"/>
    <w:rsid w:val="00F12BD6"/>
    <w:rsid w:val="00F1420C"/>
    <w:rsid w:val="00F17069"/>
    <w:rsid w:val="00F17581"/>
    <w:rsid w:val="00F20C4C"/>
    <w:rsid w:val="00F268E7"/>
    <w:rsid w:val="00F309F7"/>
    <w:rsid w:val="00F32605"/>
    <w:rsid w:val="00F3482D"/>
    <w:rsid w:val="00F43135"/>
    <w:rsid w:val="00F45797"/>
    <w:rsid w:val="00F477FA"/>
    <w:rsid w:val="00F52910"/>
    <w:rsid w:val="00F54172"/>
    <w:rsid w:val="00F55E22"/>
    <w:rsid w:val="00F60509"/>
    <w:rsid w:val="00F6253F"/>
    <w:rsid w:val="00F64E39"/>
    <w:rsid w:val="00F752E2"/>
    <w:rsid w:val="00F764E4"/>
    <w:rsid w:val="00F76B32"/>
    <w:rsid w:val="00F80539"/>
    <w:rsid w:val="00F81C45"/>
    <w:rsid w:val="00F81EB7"/>
    <w:rsid w:val="00F8347D"/>
    <w:rsid w:val="00F83B76"/>
    <w:rsid w:val="00F91ED3"/>
    <w:rsid w:val="00F92D18"/>
    <w:rsid w:val="00F93C57"/>
    <w:rsid w:val="00F941AF"/>
    <w:rsid w:val="00F94D4C"/>
    <w:rsid w:val="00F95C35"/>
    <w:rsid w:val="00FA1170"/>
    <w:rsid w:val="00FB2475"/>
    <w:rsid w:val="00FB7D2E"/>
    <w:rsid w:val="00FC0037"/>
    <w:rsid w:val="00FC3106"/>
    <w:rsid w:val="00FC73F2"/>
    <w:rsid w:val="00FD130B"/>
    <w:rsid w:val="00FD3C69"/>
    <w:rsid w:val="00FD3FE1"/>
    <w:rsid w:val="00FE11CD"/>
    <w:rsid w:val="00FE16FD"/>
    <w:rsid w:val="00FE1C03"/>
    <w:rsid w:val="00FE4C8B"/>
    <w:rsid w:val="00FE6ACB"/>
    <w:rsid w:val="00FE7B33"/>
    <w:rsid w:val="00FF1A9E"/>
    <w:rsid w:val="00FF20C4"/>
    <w:rsid w:val="00FF407C"/>
    <w:rsid w:val="00FF750D"/>
    <w:rsid w:val="02DEC0DB"/>
    <w:rsid w:val="06109A04"/>
    <w:rsid w:val="17D4D837"/>
    <w:rsid w:val="19EBB8EC"/>
    <w:rsid w:val="1A4C7316"/>
    <w:rsid w:val="1D5AA520"/>
    <w:rsid w:val="1F3F91DD"/>
    <w:rsid w:val="2402E535"/>
    <w:rsid w:val="246CE6B5"/>
    <w:rsid w:val="2546B745"/>
    <w:rsid w:val="304AEAB1"/>
    <w:rsid w:val="30DBB284"/>
    <w:rsid w:val="32D3D27F"/>
    <w:rsid w:val="361E7260"/>
    <w:rsid w:val="40F69C07"/>
    <w:rsid w:val="4204E8FC"/>
    <w:rsid w:val="420F403B"/>
    <w:rsid w:val="465540F8"/>
    <w:rsid w:val="4F212AF2"/>
    <w:rsid w:val="503B65C8"/>
    <w:rsid w:val="525C4370"/>
    <w:rsid w:val="53B512D6"/>
    <w:rsid w:val="544C4E7F"/>
    <w:rsid w:val="55755BA7"/>
    <w:rsid w:val="5ED5AF62"/>
    <w:rsid w:val="633AA22C"/>
    <w:rsid w:val="6477F1C4"/>
    <w:rsid w:val="662E7F70"/>
    <w:rsid w:val="68FF0925"/>
    <w:rsid w:val="691FF8B6"/>
    <w:rsid w:val="6BF2EA22"/>
    <w:rsid w:val="6D2C301C"/>
    <w:rsid w:val="6D31078D"/>
    <w:rsid w:val="732D33F6"/>
    <w:rsid w:val="745681A7"/>
    <w:rsid w:val="7962042D"/>
    <w:rsid w:val="7B86E22E"/>
    <w:rsid w:val="7C73A01B"/>
    <w:rsid w:val="7ED9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EE409C"/>
  <w15:docId w15:val="{44FD8DFA-D251-43B3-B6FC-90EA5D5AE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iPriority="0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2639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line="360" w:lineRule="auto"/>
      <w:outlineLvl w:val="0"/>
    </w:pPr>
    <w:rPr>
      <w:rFonts w:ascii="Times New Roman" w:eastAsia="宋体" w:hAnsi="Times New Roman" w:cstheme="majorBidi"/>
      <w:b/>
      <w:color w:val="000000" w:themeColor="text1"/>
      <w:sz w:val="24"/>
      <w:szCs w:val="48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  <w:rPr>
      <w:szCs w:val="40"/>
    </w:rPr>
  </w:style>
  <w:style w:type="paragraph" w:styleId="3">
    <w:name w:val="heading 3"/>
    <w:basedOn w:val="2"/>
    <w:next w:val="2"/>
    <w:link w:val="30"/>
    <w:uiPriority w:val="9"/>
    <w:unhideWhenUsed/>
    <w:qFormat/>
    <w:pPr>
      <w:outlineLvl w:val="2"/>
    </w:pPr>
    <w:rPr>
      <w:sz w:val="21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E55AD"/>
    <w:pPr>
      <w:keepNext/>
      <w:keepLines/>
      <w:spacing w:line="360" w:lineRule="auto"/>
      <w:outlineLvl w:val="3"/>
    </w:pPr>
    <w:rPr>
      <w:rFonts w:ascii="Times New Roman" w:eastAsia="宋体" w:hAnsi="Times New Roman" w:cstheme="majorBidi"/>
      <w:b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E55AD"/>
    <w:pPr>
      <w:keepNext/>
      <w:keepLines/>
      <w:spacing w:line="360" w:lineRule="auto"/>
      <w:outlineLvl w:val="4"/>
    </w:pPr>
    <w:rPr>
      <w:rFonts w:ascii="Times New Roman" w:eastAsia="宋体" w:hAnsi="Times New Roman" w:cstheme="majorBidi"/>
      <w:b/>
      <w:color w:val="000000" w:themeColor="text1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widowControl/>
      <w:spacing w:line="360" w:lineRule="auto"/>
      <w:ind w:firstLine="420"/>
    </w:pPr>
    <w:rPr>
      <w:rFonts w:ascii="Times New Roman" w:eastAsia="宋体" w:hAnsi="Times New Roman" w:cs="Times New Roman"/>
      <w:szCs w:val="20"/>
    </w:rPr>
  </w:style>
  <w:style w:type="paragraph" w:styleId="a4">
    <w:name w:val="caption"/>
    <w:basedOn w:val="a"/>
    <w:next w:val="a"/>
    <w:link w:val="a5"/>
    <w:qFormat/>
    <w:pPr>
      <w:widowControl/>
      <w:suppressAutoHyphens/>
      <w:spacing w:line="360" w:lineRule="auto"/>
      <w:jc w:val="center"/>
    </w:pPr>
    <w:rPr>
      <w:rFonts w:ascii="黑体" w:eastAsia="黑体" w:hAnsi="黑体" w:cs="Times New Roman"/>
      <w:b/>
      <w:bCs/>
      <w:kern w:val="0"/>
      <w:szCs w:val="18"/>
      <w:lang w:val="en-GB"/>
    </w:rPr>
  </w:style>
  <w:style w:type="paragraph" w:styleId="a6">
    <w:name w:val="annotation text"/>
    <w:basedOn w:val="a"/>
    <w:link w:val="11"/>
    <w:unhideWhenUsed/>
    <w:qFormat/>
    <w:pPr>
      <w:widowControl/>
      <w:jc w:val="left"/>
    </w:pPr>
    <w:rPr>
      <w:rFonts w:ascii="宋体" w:eastAsia="等线" w:hAnsi="宋体" w:cs="宋体"/>
      <w:kern w:val="0"/>
      <w:sz w:val="24"/>
      <w:szCs w:val="24"/>
      <w14:ligatures w14:val="none"/>
    </w:rPr>
  </w:style>
  <w:style w:type="paragraph" w:styleId="a7">
    <w:name w:val="Body Text"/>
    <w:basedOn w:val="a"/>
    <w:link w:val="a8"/>
    <w:uiPriority w:val="99"/>
    <w:semiHidden/>
    <w:unhideWhenUsed/>
    <w:qFormat/>
    <w:pPr>
      <w:spacing w:after="120"/>
    </w:pPr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14:ligatures w14:val="none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widowControl/>
      <w:spacing w:after="100" w:line="259" w:lineRule="auto"/>
      <w:jc w:val="left"/>
    </w:pPr>
    <w:rPr>
      <w:rFonts w:cs="Times New Roman"/>
      <w:kern w:val="0"/>
      <w:sz w:val="22"/>
      <w14:ligatures w14:val="none"/>
    </w:rPr>
  </w:style>
  <w:style w:type="paragraph" w:styleId="ad">
    <w:name w:val="Subtitle"/>
    <w:basedOn w:val="a"/>
    <w:next w:val="a"/>
    <w:link w:val="ae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rsid w:val="00B0395F"/>
    <w:pPr>
      <w:widowControl/>
      <w:tabs>
        <w:tab w:val="left" w:pos="880"/>
        <w:tab w:val="right" w:leader="dot" w:pos="8296"/>
      </w:tabs>
      <w:spacing w:after="100"/>
      <w:ind w:left="220"/>
      <w:jc w:val="left"/>
    </w:pPr>
    <w:rPr>
      <w:rFonts w:cs="Times New Roman"/>
      <w:kern w:val="0"/>
      <w:sz w:val="22"/>
      <w14:ligatures w14:val="none"/>
    </w:rPr>
  </w:style>
  <w:style w:type="paragraph" w:styleId="af">
    <w:name w:val="Normal (Web)"/>
    <w:basedOn w:val="a"/>
    <w:uiPriority w:val="99"/>
    <w:semiHidden/>
    <w:unhideWhenUsed/>
    <w:rPr>
      <w:sz w:val="24"/>
    </w:rPr>
  </w:style>
  <w:style w:type="paragraph" w:styleId="af0">
    <w:name w:val="Title"/>
    <w:basedOn w:val="a"/>
    <w:next w:val="a"/>
    <w:link w:val="af1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f2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uiPriority w:val="22"/>
    <w:qFormat/>
    <w:rPr>
      <w:b/>
      <w:bCs/>
    </w:rPr>
  </w:style>
  <w:style w:type="character" w:styleId="af4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styleId="af5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theme="majorBidi"/>
      <w:b/>
      <w:color w:val="000000" w:themeColor="text1"/>
      <w:sz w:val="24"/>
      <w:szCs w:val="4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宋体" w:hAnsi="Times New Roman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宋体" w:hAnsi="Times New Roman" w:cstheme="majorBidi"/>
      <w:b/>
      <w:color w:val="000000" w:themeColor="text1"/>
      <w:szCs w:val="32"/>
    </w:rPr>
  </w:style>
  <w:style w:type="character" w:customStyle="1" w:styleId="40">
    <w:name w:val="标题 4 字符"/>
    <w:basedOn w:val="a0"/>
    <w:link w:val="4"/>
    <w:uiPriority w:val="9"/>
    <w:qFormat/>
    <w:rsid w:val="00AE55AD"/>
    <w:rPr>
      <w:rFonts w:cstheme="majorBidi"/>
      <w:b/>
      <w:color w:val="000000" w:themeColor="text1"/>
      <w:kern w:val="2"/>
      <w:sz w:val="21"/>
      <w:szCs w:val="28"/>
      <w14:ligatures w14:val="standardContextual"/>
    </w:rPr>
  </w:style>
  <w:style w:type="character" w:customStyle="1" w:styleId="50">
    <w:name w:val="标题 5 字符"/>
    <w:basedOn w:val="a0"/>
    <w:link w:val="5"/>
    <w:uiPriority w:val="9"/>
    <w:qFormat/>
    <w:rsid w:val="00AE55AD"/>
    <w:rPr>
      <w:rFonts w:cstheme="majorBidi"/>
      <w:b/>
      <w:color w:val="000000" w:themeColor="text1"/>
      <w:kern w:val="2"/>
      <w:sz w:val="21"/>
      <w:szCs w:val="24"/>
      <w14:ligatures w14:val="standardContextual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f1">
    <w:name w:val="标题 字符"/>
    <w:basedOn w:val="a0"/>
    <w:link w:val="af0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副标题 字符"/>
    <w:basedOn w:val="a0"/>
    <w:link w:val="ad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6">
    <w:name w:val="Quote"/>
    <w:basedOn w:val="a"/>
    <w:next w:val="a"/>
    <w:link w:val="af7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0"/>
    <w:link w:val="af6"/>
    <w:uiPriority w:val="29"/>
    <w:qFormat/>
    <w:rPr>
      <w:i/>
      <w:iCs/>
      <w:color w:val="404040" w:themeColor="text1" w:themeTint="BF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customStyle="1" w:styleId="12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9">
    <w:name w:val="Intense Quote"/>
    <w:basedOn w:val="a"/>
    <w:next w:val="a"/>
    <w:link w:val="afa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a">
    <w:name w:val="明显引用 字符"/>
    <w:basedOn w:val="a0"/>
    <w:link w:val="af9"/>
    <w:uiPriority w:val="30"/>
    <w:qFormat/>
    <w:rPr>
      <w:i/>
      <w:iCs/>
      <w:color w:val="0F4761" w:themeColor="accent1" w:themeShade="BF"/>
    </w:rPr>
  </w:style>
  <w:style w:type="character" w:customStyle="1" w:styleId="13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110">
    <w:name w:val="明显强调11"/>
    <w:uiPriority w:val="21"/>
    <w:qFormat/>
    <w:rPr>
      <w:b/>
      <w:i/>
      <w:color w:val="00000A"/>
    </w:rPr>
  </w:style>
  <w:style w:type="paragraph" w:customStyle="1" w:styleId="afb">
    <w:name w:val="表格，无缩进"/>
    <w:basedOn w:val="a7"/>
    <w:link w:val="afc"/>
    <w:qFormat/>
    <w:pPr>
      <w:widowControl/>
      <w:spacing w:after="0" w:line="360" w:lineRule="auto"/>
      <w:jc w:val="left"/>
    </w:pPr>
    <w:rPr>
      <w:rFonts w:ascii="Times New Roman" w:eastAsia="宋体" w:hAnsi="Times New Roman" w:cs="Times New Roman"/>
      <w:szCs w:val="21"/>
      <w:lang w:val="en-GB"/>
      <w14:ligatures w14:val="none"/>
    </w:rPr>
  </w:style>
  <w:style w:type="character" w:customStyle="1" w:styleId="afc">
    <w:name w:val="表格，无缩进 字符"/>
    <w:basedOn w:val="a8"/>
    <w:link w:val="afb"/>
    <w:qFormat/>
    <w:rPr>
      <w:rFonts w:ascii="Times New Roman" w:eastAsia="宋体" w:hAnsi="Times New Roman" w:cs="Times New Roman"/>
      <w:szCs w:val="21"/>
      <w:lang w:val="en-GB"/>
      <w14:ligatures w14:val="none"/>
    </w:rPr>
  </w:style>
  <w:style w:type="character" w:customStyle="1" w:styleId="a8">
    <w:name w:val="正文文本 字符"/>
    <w:basedOn w:val="a0"/>
    <w:link w:val="a7"/>
    <w:uiPriority w:val="99"/>
    <w:semiHidden/>
    <w:qFormat/>
  </w:style>
  <w:style w:type="character" w:customStyle="1" w:styleId="31">
    <w:name w:val="明显强调3"/>
    <w:uiPriority w:val="21"/>
    <w:qFormat/>
    <w:rPr>
      <w:rFonts w:ascii="Times New Roman" w:eastAsia="宋体" w:hAnsi="Times New Roman"/>
      <w:iCs/>
      <w:color w:val="auto"/>
      <w:sz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  <w:spacing w:line="360" w:lineRule="auto"/>
      <w:jc w:val="both"/>
    </w:pPr>
    <w:rPr>
      <w:rFonts w:ascii="Arial" w:hAnsi="Arial" w:cs="Arial"/>
      <w:color w:val="000000"/>
      <w:sz w:val="24"/>
      <w:szCs w:val="24"/>
      <w14:ligatures w14:val="standardContextual"/>
    </w:rPr>
  </w:style>
  <w:style w:type="character" w:customStyle="1" w:styleId="a5">
    <w:name w:val="题注 字符"/>
    <w:link w:val="a4"/>
    <w:qFormat/>
    <w:rPr>
      <w:rFonts w:ascii="黑体" w:eastAsia="黑体" w:hAnsi="黑体" w:cs="Times New Roman"/>
      <w:b/>
      <w:bCs/>
      <w:kern w:val="0"/>
      <w:szCs w:val="18"/>
      <w:lang w:val="en-GB"/>
    </w:rPr>
  </w:style>
  <w:style w:type="paragraph" w:customStyle="1" w:styleId="41">
    <w:name w:val="列表段落4"/>
    <w:basedOn w:val="a"/>
    <w:uiPriority w:val="99"/>
    <w:qFormat/>
    <w:pPr>
      <w:spacing w:line="360" w:lineRule="auto"/>
      <w:ind w:rightChars="-219" w:right="-460" w:firstLineChars="200" w:firstLine="420"/>
    </w:pPr>
    <w:rPr>
      <w:szCs w:val="21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afd">
    <w:name w:val="批注文字 字符"/>
    <w:basedOn w:val="a0"/>
    <w:qFormat/>
  </w:style>
  <w:style w:type="character" w:customStyle="1" w:styleId="11">
    <w:name w:val="批注文字 字符1"/>
    <w:link w:val="a6"/>
    <w:qFormat/>
    <w:locked/>
    <w:rPr>
      <w:rFonts w:ascii="宋体" w:eastAsia="等线" w:hAnsi="宋体" w:cs="宋体"/>
      <w:kern w:val="0"/>
      <w:sz w:val="24"/>
      <w:szCs w:val="24"/>
      <w14:ligatures w14:val="none"/>
    </w:rPr>
  </w:style>
  <w:style w:type="paragraph" w:customStyle="1" w:styleId="TableText">
    <w:name w:val="Table Text"/>
    <w:basedOn w:val="a"/>
    <w:hidden/>
    <w:pPr>
      <w:widowControl/>
      <w:spacing w:after="160" w:line="276" w:lineRule="auto"/>
      <w:jc w:val="left"/>
    </w:pPr>
    <w:rPr>
      <w:rFonts w:ascii="Times New Roman" w:eastAsia="Times New Roman" w:hAnsi="Times New Roman" w:cs="Times New Roman"/>
      <w:sz w:val="19"/>
      <w:szCs w:val="19"/>
    </w:rPr>
  </w:style>
  <w:style w:type="character" w:styleId="afe">
    <w:name w:val="Unresolved Mention"/>
    <w:basedOn w:val="a0"/>
    <w:uiPriority w:val="99"/>
    <w:semiHidden/>
    <w:unhideWhenUsed/>
    <w:rsid w:val="004752C6"/>
    <w:rPr>
      <w:color w:val="605E5C"/>
      <w:shd w:val="clear" w:color="auto" w:fill="E1DFDD"/>
    </w:rPr>
  </w:style>
  <w:style w:type="paragraph" w:styleId="aff">
    <w:name w:val="Revision"/>
    <w:hidden/>
    <w:uiPriority w:val="99"/>
    <w:unhideWhenUsed/>
    <w:rsid w:val="004176CE"/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paragraph" w:styleId="aff0">
    <w:name w:val="annotation subject"/>
    <w:basedOn w:val="a6"/>
    <w:next w:val="a6"/>
    <w:link w:val="aff1"/>
    <w:uiPriority w:val="99"/>
    <w:semiHidden/>
    <w:unhideWhenUsed/>
    <w:rsid w:val="00102EAD"/>
    <w:pPr>
      <w:widowControl w:val="0"/>
    </w:pPr>
    <w:rPr>
      <w:rFonts w:asciiTheme="minorHAnsi" w:eastAsiaTheme="minorEastAsia" w:hAnsiTheme="minorHAnsi" w:cstheme="minorBidi"/>
      <w:b/>
      <w:bCs/>
      <w:kern w:val="2"/>
      <w:sz w:val="21"/>
      <w:szCs w:val="22"/>
      <w14:ligatures w14:val="standardContextual"/>
    </w:rPr>
  </w:style>
  <w:style w:type="character" w:customStyle="1" w:styleId="aff1">
    <w:name w:val="批注主题 字符"/>
    <w:basedOn w:val="11"/>
    <w:link w:val="aff0"/>
    <w:uiPriority w:val="99"/>
    <w:semiHidden/>
    <w:rsid w:val="00102EAD"/>
    <w:rPr>
      <w:rFonts w:asciiTheme="minorHAnsi" w:eastAsiaTheme="minorEastAsia" w:hAnsiTheme="minorHAnsi" w:cstheme="minorBidi"/>
      <w:b/>
      <w:bCs/>
      <w:kern w:val="2"/>
      <w:sz w:val="21"/>
      <w:szCs w:val="22"/>
      <w14:ligatures w14:val="standardContextual"/>
    </w:rPr>
  </w:style>
  <w:style w:type="table" w:customStyle="1" w:styleId="TableNormal1">
    <w:name w:val="Table Normal1"/>
    <w:basedOn w:val="a1"/>
    <w:semiHidden/>
    <w:qFormat/>
    <w:rsid w:val="00186ADA"/>
    <w:tblPr>
      <w:tblCellMar>
        <w:left w:w="0" w:type="dxa"/>
        <w:right w:w="0" w:type="dxa"/>
      </w:tblCellMar>
    </w:tblPr>
  </w:style>
  <w:style w:type="character" w:customStyle="1" w:styleId="normaltextrun">
    <w:name w:val="normaltextrun"/>
    <w:basedOn w:val="a0"/>
    <w:rsid w:val="0089184C"/>
  </w:style>
  <w:style w:type="character" w:customStyle="1" w:styleId="scxw241854449">
    <w:name w:val="scxw241854449"/>
    <w:basedOn w:val="a0"/>
    <w:rsid w:val="0089184C"/>
  </w:style>
  <w:style w:type="character" w:customStyle="1" w:styleId="eop">
    <w:name w:val="eop"/>
    <w:basedOn w:val="a0"/>
    <w:rsid w:val="0089184C"/>
  </w:style>
  <w:style w:type="paragraph" w:customStyle="1" w:styleId="paragraph">
    <w:name w:val="paragraph"/>
    <w:basedOn w:val="a"/>
    <w:rsid w:val="0089184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4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6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81152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  <w:div w:id="1714689551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</w:divsChild>
    </w:div>
    <w:div w:id="5089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68116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  <w:div w:id="1377585072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  <w:div w:id="1520005089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</w:divsChild>
    </w:div>
    <w:div w:id="8507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0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1511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  <w:div w:id="973633917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</w:divsChild>
    </w:div>
    <w:div w:id="17353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1487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  <w:div w:id="1999385677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  <w:div w:id="114060248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</w:divsChild>
    </w:div>
    <w:div w:id="17403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7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7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EE91084A0FDA774283DDFA5328F431DD" ma:contentTypeVersion="2" ma:contentTypeDescription="新建文档。" ma:contentTypeScope="" ma:versionID="8a3fe6f44650b3da4a9111fd70c67ba5">
  <xsd:schema xmlns:xsd="http://www.w3.org/2001/XMLSchema" xmlns:xs="http://www.w3.org/2001/XMLSchema" xmlns:p="http://schemas.microsoft.com/office/2006/metadata/properties" xmlns:ns2="fc9cea02-26e9-4ad2-9e27-e344aa420ece" targetNamespace="http://schemas.microsoft.com/office/2006/metadata/properties" ma:root="true" ma:fieldsID="981ca64ac3ee9703fe1b573ca775eca2" ns2:_="">
    <xsd:import namespace="fc9cea02-26e9-4ad2-9e27-e344aa420ec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cea02-26e9-4ad2-9e27-e344aa420ec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894692-979E-40D8-BC29-513E7F1977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0D538B-09A4-410E-BD21-A230366C14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9cea02-26e9-4ad2-9e27-e344aa420e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4052EF-563B-43C5-893B-3EB1294B013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98D3AC-11FD-4B3F-A48C-6EBE0A2974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14</Pages>
  <Words>1334</Words>
  <Characters>7608</Characters>
  <Application>Microsoft Office Word</Application>
  <DocSecurity>0</DocSecurity>
  <Lines>63</Lines>
  <Paragraphs>17</Paragraphs>
  <ScaleCrop>false</ScaleCrop>
  <Company/>
  <LinksUpToDate>false</LinksUpToDate>
  <CharactersWithSpaces>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李佳励</dc:creator>
  <cp:keywords/>
  <cp:lastModifiedBy>李佳励</cp:lastModifiedBy>
  <cp:revision>480</cp:revision>
  <dcterms:created xsi:type="dcterms:W3CDTF">2024-11-23T00:19:00Z</dcterms:created>
  <dcterms:modified xsi:type="dcterms:W3CDTF">2026-02-03T03:56:00Z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2052-12.1.0.18372</vt:lpwstr>
  </property>
  <property fmtid="{D5CDD505-2E9C-101B-9397-08002B2CF9AE}" pid="3" name="ICV">
    <vt:lpwstr>47A2F5E97E624A94B0E1913717867B22_12</vt:lpwstr>
  </property>
  <property fmtid="{D5CDD505-2E9C-101B-9397-08002B2CF9AE}" pid="4" name="ContentTypeId">
    <vt:lpwstr>0x010100EE91084A0FDA774283DDFA5328F431DD</vt:lpwstr>
  </property>
</Properties>
</file>